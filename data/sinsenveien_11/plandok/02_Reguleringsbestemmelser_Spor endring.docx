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143F" w14:textId="52B463E1" w:rsidR="00E821A1" w:rsidRPr="00904ABF" w:rsidRDefault="00E821A1" w:rsidP="00904ABF">
      <w:pPr>
        <w:rPr>
          <w:b/>
          <w:bCs/>
          <w:sz w:val="28"/>
          <w:szCs w:val="28"/>
        </w:rPr>
      </w:pPr>
      <w:r w:rsidRPr="00904ABF">
        <w:rPr>
          <w:b/>
          <w:bCs/>
          <w:sz w:val="28"/>
          <w:szCs w:val="28"/>
        </w:rPr>
        <w:t xml:space="preserve">Reguleringsplan for </w:t>
      </w:r>
      <w:r w:rsidR="00AB286C" w:rsidRPr="00904ABF">
        <w:rPr>
          <w:b/>
          <w:bCs/>
          <w:sz w:val="28"/>
          <w:szCs w:val="28"/>
        </w:rPr>
        <w:t>Hasleveien 28, 30, 36, 38 og Sinsenveien 11</w:t>
      </w:r>
    </w:p>
    <w:p w14:paraId="59F978C5" w14:textId="06E30950" w:rsidR="00E821A1" w:rsidRPr="009F7D15" w:rsidRDefault="00E821A1" w:rsidP="00E821A1">
      <w:r w:rsidRPr="009F7D15">
        <w:t>Reguleringsbestemmelser</w:t>
      </w:r>
      <w:r w:rsidRPr="009F7D15">
        <w:br/>
        <w:t>Detaljregulering for gnr/</w:t>
      </w:r>
      <w:proofErr w:type="gramStart"/>
      <w:r w:rsidRPr="009F7D15">
        <w:t>bnr</w:t>
      </w:r>
      <w:proofErr w:type="gramEnd"/>
      <w:r w:rsidRPr="009F7D15">
        <w:t xml:space="preserve"> </w:t>
      </w:r>
      <w:r w:rsidR="00702D88">
        <w:t xml:space="preserve">83/62, 83/346, 83/365, 83/523, 126/31 og 126/33. </w:t>
      </w:r>
    </w:p>
    <w:p w14:paraId="529B0D22" w14:textId="77777777" w:rsidR="00E821A1" w:rsidRDefault="00E821A1" w:rsidP="00E821A1">
      <w:pPr>
        <w:rPr>
          <w:color w:val="FF7E79"/>
        </w:rPr>
      </w:pPr>
      <w:proofErr w:type="spellStart"/>
      <w:r w:rsidRPr="009F7D15">
        <w:t>Kartnummer</w:t>
      </w:r>
      <w:proofErr w:type="spellEnd"/>
      <w:r w:rsidRPr="00AB286C">
        <w:rPr>
          <w:color w:val="FF7E79"/>
        </w:rPr>
        <w:t xml:space="preserve"> &lt;XXXXXXX&gt;, [dato] &lt;og revidert [dato]&gt;</w:t>
      </w:r>
    </w:p>
    <w:p w14:paraId="33D9244E" w14:textId="77777777" w:rsidR="00AB286C" w:rsidRPr="00AB286C" w:rsidRDefault="00AB286C" w:rsidP="00E821A1">
      <w:pPr>
        <w:rPr>
          <w:color w:val="FF7E79"/>
        </w:rPr>
      </w:pPr>
    </w:p>
    <w:p w14:paraId="2153BCF3" w14:textId="77777777" w:rsidR="00E821A1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</w:pPr>
      <w:r w:rsidRPr="00390BE4">
        <w:t>Planens hensikt</w:t>
      </w:r>
    </w:p>
    <w:p w14:paraId="111607CD" w14:textId="48C2959D" w:rsidR="00B33E54" w:rsidRPr="00390BE4" w:rsidRDefault="00B33E54" w:rsidP="00904ABF">
      <w:p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Hensikten med planen er å legge rammene for en transformasjon av eksisterende bebyggelse til bolig</w:t>
      </w:r>
      <w:r w:rsidR="00B56C73" w:rsidRPr="00390BE4">
        <w:rPr>
          <w:iCs/>
          <w:color w:val="000000" w:themeColor="text1"/>
        </w:rPr>
        <w:t xml:space="preserve">, </w:t>
      </w:r>
      <w:r w:rsidRPr="00390BE4">
        <w:rPr>
          <w:iCs/>
          <w:color w:val="000000" w:themeColor="text1"/>
        </w:rPr>
        <w:t>forretning</w:t>
      </w:r>
      <w:r w:rsidR="00B56C73" w:rsidRPr="00390BE4">
        <w:rPr>
          <w:iCs/>
          <w:color w:val="000000" w:themeColor="text1"/>
        </w:rPr>
        <w:t xml:space="preserve">, </w:t>
      </w:r>
      <w:r w:rsidRPr="00390BE4">
        <w:rPr>
          <w:iCs/>
          <w:color w:val="000000" w:themeColor="text1"/>
        </w:rPr>
        <w:t>annen offentlig eller privat tjenesteyting</w:t>
      </w:r>
      <w:r w:rsidR="00B56C73" w:rsidRPr="00390BE4">
        <w:rPr>
          <w:iCs/>
          <w:color w:val="000000" w:themeColor="text1"/>
        </w:rPr>
        <w:t xml:space="preserve"> m.fl.</w:t>
      </w:r>
      <w:r w:rsidRPr="00390BE4">
        <w:rPr>
          <w:iCs/>
          <w:color w:val="000000" w:themeColor="text1"/>
        </w:rPr>
        <w:t xml:space="preserve">, samt tilbygg, påbygg og et nytt bygg. </w:t>
      </w:r>
      <w:r w:rsidR="00D02F89" w:rsidRPr="00390BE4">
        <w:rPr>
          <w:iCs/>
          <w:color w:val="000000" w:themeColor="text1"/>
        </w:rPr>
        <w:t xml:space="preserve">Det skal etableres en ny gangforbindelse gjennom området og et torg i nordvest. </w:t>
      </w:r>
    </w:p>
    <w:p w14:paraId="5F8A5241" w14:textId="77777777" w:rsidR="008F29D6" w:rsidRPr="00390BE4" w:rsidRDefault="008F29D6" w:rsidP="008F29D6">
      <w:pPr>
        <w:pStyle w:val="ListParagraph"/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FF0000"/>
        </w:rPr>
      </w:pPr>
    </w:p>
    <w:p w14:paraId="56C174A3" w14:textId="77777777" w:rsidR="00E821A1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</w:pPr>
      <w:r w:rsidRPr="00390BE4">
        <w:t>Fellesbestemmelser</w:t>
      </w:r>
    </w:p>
    <w:p w14:paraId="32165DDF" w14:textId="2422330B" w:rsidR="00DA2AAE" w:rsidRPr="00390BE4" w:rsidRDefault="00E821A1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</w:pPr>
      <w:r w:rsidRPr="00390BE4">
        <w:t>Fellesbestemmelser for hele planområdet</w:t>
      </w:r>
    </w:p>
    <w:p w14:paraId="78FA5DC0" w14:textId="77777777" w:rsidR="00BE5A91" w:rsidRPr="00390BE4" w:rsidRDefault="00BE5A91" w:rsidP="00806193">
      <w:pPr>
        <w:ind w:left="612"/>
        <w:rPr>
          <w:color w:val="000000" w:themeColor="text1"/>
        </w:rPr>
      </w:pPr>
    </w:p>
    <w:p w14:paraId="768F1E70" w14:textId="284C27F8" w:rsidR="00D3089F" w:rsidRPr="00390BE4" w:rsidRDefault="00BE5A91" w:rsidP="00487C76">
      <w:pPr>
        <w:pStyle w:val="Regbest2"/>
      </w:pPr>
      <w:r w:rsidRPr="00390BE4">
        <w:t>Overvannshåndtering</w:t>
      </w:r>
    </w:p>
    <w:p w14:paraId="7FFBC95D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Overvann skal tas hånd om etter Oslo kommunes 3-trinnsstrategi og med anbefalte klimapåslag fra Norsk Klimaservicesenter definert i «Klimaprofilen for Oslo og Akershus» fra april 2022.</w:t>
      </w:r>
    </w:p>
    <w:p w14:paraId="44C9213A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100ECD22" w14:textId="77777777" w:rsidR="00D3089F" w:rsidRPr="00390BE4" w:rsidRDefault="00D3089F" w:rsidP="00D3089F">
      <w:pPr>
        <w:pStyle w:val="ListParagraph"/>
        <w:numPr>
          <w:ilvl w:val="0"/>
          <w:numId w:val="26"/>
        </w:numPr>
        <w:spacing w:after="0" w:line="240" w:lineRule="auto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Trinn 1: Mindre nedbørsmengder skal håndteres åpent og lokalt. Overvannet skal fanges opp og infiltreres i planområdet ved bruk av grønne tak, regnbed, trær, grønne grøfter, permeable flater og dekker og lignende.</w:t>
      </w:r>
    </w:p>
    <w:p w14:paraId="244C167F" w14:textId="77777777" w:rsidR="00D3089F" w:rsidRPr="00390BE4" w:rsidRDefault="00D3089F" w:rsidP="00D3089F">
      <w:pPr>
        <w:spacing w:after="0" w:line="240" w:lineRule="auto"/>
        <w:ind w:left="612"/>
        <w:rPr>
          <w:color w:val="000000" w:themeColor="text1"/>
        </w:rPr>
      </w:pPr>
    </w:p>
    <w:p w14:paraId="712A8D18" w14:textId="0FDCCA5D" w:rsidR="00D3089F" w:rsidRPr="00390BE4" w:rsidRDefault="00D3089F" w:rsidP="00D3089F">
      <w:pPr>
        <w:pStyle w:val="ListParagraph"/>
        <w:numPr>
          <w:ilvl w:val="0"/>
          <w:numId w:val="26"/>
        </w:numPr>
        <w:spacing w:after="0" w:line="240" w:lineRule="auto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 xml:space="preserve">Trinn 2: Større nedbørsmengder skal håndteres åpent og lokalt. Overvannet skal forsinkes og </w:t>
      </w:r>
      <w:proofErr w:type="spellStart"/>
      <w:r w:rsidRPr="00390BE4">
        <w:rPr>
          <w:color w:val="000000" w:themeColor="text1"/>
        </w:rPr>
        <w:t>fordrøyes</w:t>
      </w:r>
      <w:proofErr w:type="spellEnd"/>
      <w:r w:rsidRPr="00390BE4">
        <w:rPr>
          <w:color w:val="000000" w:themeColor="text1"/>
        </w:rPr>
        <w:t xml:space="preserve"> ved bruk av regnbed, blågrønne tak, grøfter, åpne kanaler og </w:t>
      </w:r>
      <w:proofErr w:type="spellStart"/>
      <w:r w:rsidRPr="00390BE4">
        <w:rPr>
          <w:color w:val="000000" w:themeColor="text1"/>
        </w:rPr>
        <w:t>fordrøyningsarealer</w:t>
      </w:r>
      <w:proofErr w:type="spellEnd"/>
      <w:r w:rsidRPr="00390BE4">
        <w:rPr>
          <w:color w:val="000000" w:themeColor="text1"/>
        </w:rPr>
        <w:t xml:space="preserve"> og lignende.</w:t>
      </w:r>
    </w:p>
    <w:p w14:paraId="54932CB5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1C51A5A9" w14:textId="77777777" w:rsidR="00D3089F" w:rsidRPr="00390BE4" w:rsidRDefault="00D3089F" w:rsidP="00D3089F">
      <w:pPr>
        <w:pStyle w:val="ListParagraph"/>
        <w:numPr>
          <w:ilvl w:val="0"/>
          <w:numId w:val="26"/>
        </w:numPr>
        <w:spacing w:after="0" w:line="240" w:lineRule="auto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Trinn 3: Bygninger og anlegg skal utformes og plasseres, samt terrenget tilpasses, slik at naturlige og trygge flomveier bevares og tilstrekkelig sikkerhet mot flomskader oppnås. </w:t>
      </w:r>
    </w:p>
    <w:p w14:paraId="4685E98A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4CC5205C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Urenset overvann fra anleggsfasen tillates ikke ført inn på kommunens ledningsnett eller til resipient.</w:t>
      </w:r>
    </w:p>
    <w:p w14:paraId="2585B2CF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0F0563F2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i/>
          <w:iCs/>
          <w:color w:val="000000" w:themeColor="text1"/>
        </w:rPr>
        <w:t>Dokumentasjonskrav:</w:t>
      </w:r>
    </w:p>
    <w:p w14:paraId="7A883061" w14:textId="5DBA0414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 xml:space="preserve">Ved søknad om rammetillatelse skal det være dokumentert i </w:t>
      </w:r>
      <w:r w:rsidR="00390BE4" w:rsidRPr="00390BE4">
        <w:rPr>
          <w:color w:val="000000" w:themeColor="text1"/>
        </w:rPr>
        <w:t xml:space="preserve">utomhusplan </w:t>
      </w:r>
      <w:r w:rsidRPr="00390BE4">
        <w:rPr>
          <w:color w:val="000000" w:themeColor="text1"/>
        </w:rPr>
        <w:t xml:space="preserve">tilhørende notat og beregninger at tilstrekkelig lokal overvannshåndtering og </w:t>
      </w:r>
      <w:proofErr w:type="spellStart"/>
      <w:r w:rsidRPr="00390BE4">
        <w:rPr>
          <w:color w:val="000000" w:themeColor="text1"/>
        </w:rPr>
        <w:t>snølagring</w:t>
      </w:r>
      <w:proofErr w:type="spellEnd"/>
      <w:r w:rsidRPr="00390BE4">
        <w:rPr>
          <w:color w:val="000000" w:themeColor="text1"/>
        </w:rPr>
        <w:t xml:space="preserve"> er ivaretatt for hele planområdet. Valgte løsninger skal begrunnes. </w:t>
      </w:r>
    </w:p>
    <w:p w14:paraId="4CCBCF32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20BE02C7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Eksisterende dreneringslinjer, bekker eller fuktdrag gjennom planområdet skal hensyntas. Ved søknad om rammetillatelse skal eventuelle avvik være utredet og dokumentert.  </w:t>
      </w:r>
    </w:p>
    <w:p w14:paraId="670CA969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61911847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 xml:space="preserve">Dersom valgt løsning innebærer </w:t>
      </w:r>
      <w:proofErr w:type="spellStart"/>
      <w:r w:rsidRPr="00390BE4">
        <w:rPr>
          <w:color w:val="000000" w:themeColor="text1"/>
        </w:rPr>
        <w:t>påslipp</w:t>
      </w:r>
      <w:proofErr w:type="spellEnd"/>
      <w:r w:rsidRPr="00390BE4">
        <w:rPr>
          <w:color w:val="000000" w:themeColor="text1"/>
        </w:rPr>
        <w:t xml:space="preserve"> av overvann til kommunal overvann-/avløpfellesledning, skal løsningen være godkjent av Vann- og avløpsetaten ved søknad om rammetillatelse. </w:t>
      </w:r>
    </w:p>
    <w:p w14:paraId="429E3E8F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</w:p>
    <w:p w14:paraId="7B2002BF" w14:textId="77777777" w:rsidR="00D3089F" w:rsidRPr="00390BE4" w:rsidRDefault="00D3089F" w:rsidP="00D3089F">
      <w:pPr>
        <w:spacing w:after="0" w:line="240" w:lineRule="auto"/>
        <w:ind w:left="612"/>
        <w:rPr>
          <w:rFonts w:ascii="Aptos" w:hAnsi="Aptos"/>
          <w:color w:val="000000" w:themeColor="text1"/>
        </w:rPr>
      </w:pPr>
      <w:r w:rsidRPr="00390BE4">
        <w:rPr>
          <w:color w:val="000000" w:themeColor="text1"/>
        </w:rPr>
        <w:t>Ved søknad om rammetillatelse skal håndtering av overvann under anleggsperioden dokumenteres.</w:t>
      </w:r>
    </w:p>
    <w:p w14:paraId="4C66FDDB" w14:textId="626C79F2" w:rsidR="00A21E16" w:rsidRPr="00390BE4" w:rsidRDefault="00F8377A" w:rsidP="00D3089F">
      <w:pPr>
        <w:rPr>
          <w:color w:val="000000" w:themeColor="text1"/>
        </w:rPr>
      </w:pPr>
      <w:r w:rsidRPr="00390BE4">
        <w:rPr>
          <w:color w:val="000000" w:themeColor="text1"/>
        </w:rPr>
        <w:br/>
      </w:r>
    </w:p>
    <w:p w14:paraId="190CDE8E" w14:textId="77777777" w:rsidR="00BE5A91" w:rsidRPr="00390BE4" w:rsidRDefault="00BE5A91" w:rsidP="00487C76">
      <w:pPr>
        <w:pStyle w:val="Regbest2"/>
      </w:pPr>
      <w:r w:rsidRPr="00390BE4">
        <w:t>Blågrønn faktor (BGF)</w:t>
      </w:r>
    </w:p>
    <w:p w14:paraId="5930A090" w14:textId="37752E3D" w:rsidR="00806193" w:rsidRPr="00390BE4" w:rsidRDefault="00806193" w:rsidP="00F8377A">
      <w:pPr>
        <w:ind w:left="612"/>
        <w:rPr>
          <w:i/>
          <w:iCs/>
          <w:color w:val="000000" w:themeColor="text1"/>
        </w:rPr>
      </w:pPr>
      <w:r w:rsidRPr="00390BE4">
        <w:rPr>
          <w:color w:val="000000" w:themeColor="text1"/>
        </w:rPr>
        <w:t xml:space="preserve">Prosjektet skal tilfredsstille kommunens norm for vegetasjon og vannhåndtering (blågrønn faktor), datert 27.09.2023, for </w:t>
      </w:r>
      <w:r w:rsidR="00DA2AAE" w:rsidRPr="00390BE4">
        <w:rPr>
          <w:color w:val="000000" w:themeColor="text1"/>
        </w:rPr>
        <w:t>tett by</w:t>
      </w:r>
      <w:r w:rsidRPr="00390BE4">
        <w:rPr>
          <w:color w:val="000000" w:themeColor="text1"/>
        </w:rPr>
        <w:t xml:space="preserve">. </w:t>
      </w:r>
      <w:r w:rsidR="00F8377A" w:rsidRPr="00390BE4">
        <w:rPr>
          <w:i/>
          <w:iCs/>
          <w:color w:val="000000" w:themeColor="text1"/>
        </w:rPr>
        <w:br/>
      </w:r>
    </w:p>
    <w:p w14:paraId="0F98C3C6" w14:textId="77777777" w:rsidR="00BE5A91" w:rsidRPr="00390BE4" w:rsidRDefault="00BE5A91" w:rsidP="00487C76">
      <w:pPr>
        <w:pStyle w:val="Regbest2"/>
      </w:pPr>
      <w:r w:rsidRPr="00390BE4">
        <w:t>Kommunale VA-ledninger</w:t>
      </w:r>
    </w:p>
    <w:p w14:paraId="2D8F3ABC" w14:textId="77E29FE4" w:rsidR="00F8377A" w:rsidRPr="00390BE4" w:rsidRDefault="00806193" w:rsidP="00F8377A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Der nybygg vil ligge nærmere kommunens hovedvannledning enn avstandskravene i den til enhver tid gjeldende VA-norm tilsier, skal ledningens plassering påvises før rammesøknad. Der det er behov for omlegging av kommunal AF-ledning skal </w:t>
      </w:r>
      <w:r w:rsidR="0006255C" w:rsidRPr="00390BE4">
        <w:rPr>
          <w:color w:val="000000" w:themeColor="text1"/>
        </w:rPr>
        <w:t xml:space="preserve">tiltak godkjennes av kommunen. </w:t>
      </w:r>
      <w:r w:rsidRPr="00390BE4">
        <w:rPr>
          <w:color w:val="000000" w:themeColor="text1"/>
        </w:rPr>
        <w:t xml:space="preserve"> </w:t>
      </w:r>
      <w:r w:rsidR="00F8377A" w:rsidRPr="00390BE4">
        <w:rPr>
          <w:color w:val="000000" w:themeColor="text1"/>
        </w:rPr>
        <w:br/>
      </w:r>
    </w:p>
    <w:p w14:paraId="18915CFC" w14:textId="77777777" w:rsidR="00BE5A91" w:rsidRPr="00390BE4" w:rsidRDefault="00BE5A91" w:rsidP="00487C76">
      <w:pPr>
        <w:pStyle w:val="Regbest2"/>
      </w:pPr>
      <w:r w:rsidRPr="00390BE4">
        <w:t>Fjernvarme</w:t>
      </w:r>
    </w:p>
    <w:p w14:paraId="004A7AAB" w14:textId="2B9A693A" w:rsidR="00F8377A" w:rsidRPr="00390BE4" w:rsidRDefault="00F8377A" w:rsidP="00F8377A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Tiltak over </w:t>
      </w:r>
      <w:ins w:id="0" w:author="Forfatter">
        <w:r w:rsidR="003224C5">
          <w:rPr>
            <w:color w:val="000000" w:themeColor="text1"/>
          </w:rPr>
          <w:t>10</w:t>
        </w:r>
      </w:ins>
      <w:r w:rsidR="009000A2" w:rsidRPr="00390BE4">
        <w:rPr>
          <w:color w:val="000000" w:themeColor="text1"/>
        </w:rPr>
        <w:t>00</w:t>
      </w:r>
      <w:r w:rsidRPr="00390BE4">
        <w:rPr>
          <w:color w:val="000000" w:themeColor="text1"/>
        </w:rPr>
        <w:t xml:space="preserve"> m² innenfor områder som omfattes av konsesjon gitt etter energiloven skal tilknyttes fjernvarmeanlegget. </w:t>
      </w:r>
      <w:r w:rsidRPr="00390BE4">
        <w:rPr>
          <w:color w:val="000000" w:themeColor="text1"/>
        </w:rPr>
        <w:br/>
      </w:r>
    </w:p>
    <w:p w14:paraId="08E93669" w14:textId="77777777" w:rsidR="00BE5A91" w:rsidRPr="00390BE4" w:rsidRDefault="00BE5A91" w:rsidP="00487C76">
      <w:pPr>
        <w:pStyle w:val="Regbest2"/>
      </w:pPr>
      <w:r w:rsidRPr="00390BE4">
        <w:t xml:space="preserve">Nettstasjon  </w:t>
      </w:r>
    </w:p>
    <w:p w14:paraId="59EFC662" w14:textId="77F761E2" w:rsidR="00523DB1" w:rsidRPr="00390BE4" w:rsidRDefault="00806193" w:rsidP="000862C8">
      <w:pPr>
        <w:ind w:left="612"/>
        <w:rPr>
          <w:i/>
          <w:iCs/>
          <w:color w:val="000000" w:themeColor="text1"/>
        </w:rPr>
      </w:pPr>
      <w:r w:rsidRPr="00390BE4">
        <w:rPr>
          <w:color w:val="000000" w:themeColor="text1"/>
        </w:rPr>
        <w:t xml:space="preserve">Nettstasjoner </w:t>
      </w:r>
      <w:r w:rsidR="00877596" w:rsidRPr="00390BE4">
        <w:rPr>
          <w:color w:val="000000" w:themeColor="text1"/>
        </w:rPr>
        <w:t xml:space="preserve">skal </w:t>
      </w:r>
      <w:proofErr w:type="gramStart"/>
      <w:r w:rsidR="00877596" w:rsidRPr="00390BE4">
        <w:rPr>
          <w:color w:val="000000" w:themeColor="text1"/>
        </w:rPr>
        <w:t>integreres</w:t>
      </w:r>
      <w:proofErr w:type="gramEnd"/>
      <w:r w:rsidR="00877596" w:rsidRPr="00390BE4">
        <w:rPr>
          <w:color w:val="000000" w:themeColor="text1"/>
        </w:rPr>
        <w:t xml:space="preserve"> i bebyggelsen. </w:t>
      </w:r>
      <w:r w:rsidR="000862C8" w:rsidRPr="00390BE4">
        <w:rPr>
          <w:i/>
          <w:iCs/>
          <w:color w:val="000000" w:themeColor="text1"/>
        </w:rPr>
        <w:br/>
      </w:r>
    </w:p>
    <w:p w14:paraId="448FA936" w14:textId="77777777" w:rsidR="00BE5A91" w:rsidRPr="00390BE4" w:rsidRDefault="00BE5A91" w:rsidP="00487C76">
      <w:pPr>
        <w:pStyle w:val="Regbest2"/>
      </w:pPr>
      <w:r w:rsidRPr="00390BE4">
        <w:t>Kvalitetsprogram for miljø og energi</w:t>
      </w:r>
    </w:p>
    <w:p w14:paraId="3ABE74AC" w14:textId="77777777" w:rsidR="00BE5A91" w:rsidRPr="00390BE4" w:rsidRDefault="00BE5A91" w:rsidP="00BE5A91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Kvalitetsprogram for miljø og energi skal vedlegges søknad om rammetillatelse. </w:t>
      </w:r>
    </w:p>
    <w:p w14:paraId="456E7CC1" w14:textId="063873AF" w:rsidR="00EC598A" w:rsidRPr="00390BE4" w:rsidRDefault="00EC598A" w:rsidP="00F66ADD">
      <w:pPr>
        <w:ind w:left="612"/>
        <w:rPr>
          <w:color w:val="000000" w:themeColor="text1"/>
        </w:rPr>
      </w:pPr>
    </w:p>
    <w:p w14:paraId="4AFAD351" w14:textId="7C83AF3C" w:rsidR="00AB286C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Bestemmelser til arealformål</w:t>
      </w:r>
    </w:p>
    <w:p w14:paraId="6099BD0D" w14:textId="77777777" w:rsidR="00E821A1" w:rsidRPr="00390BE4" w:rsidRDefault="00E821A1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Bebyggelse og anlegg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 12-5 nr. 1)</w:t>
      </w:r>
    </w:p>
    <w:p w14:paraId="520635D2" w14:textId="77777777" w:rsidR="00BE5A91" w:rsidRPr="00390BE4" w:rsidRDefault="00BE5A91" w:rsidP="00487C76">
      <w:pPr>
        <w:pStyle w:val="Regbest2"/>
      </w:pPr>
      <w:r w:rsidRPr="00390BE4">
        <w:t>Fellesbestemmelser for bebyggelse og anlegg</w:t>
      </w:r>
    </w:p>
    <w:p w14:paraId="45CEA334" w14:textId="63D8CD83" w:rsidR="000164BF" w:rsidRPr="00390BE4" w:rsidRDefault="000164BF" w:rsidP="000164BF">
      <w:pPr>
        <w:pStyle w:val="Regbest3"/>
        <w:rPr>
          <w:rFonts w:asciiTheme="minorHAnsi" w:hAnsiTheme="minorHAnsi"/>
        </w:rPr>
      </w:pPr>
      <w:r w:rsidRPr="00390BE4">
        <w:t>Utnyttelse</w:t>
      </w:r>
      <w:r w:rsidRPr="00390BE4">
        <w:br/>
      </w:r>
      <w:r w:rsidRPr="00390BE4">
        <w:rPr>
          <w:rFonts w:asciiTheme="minorHAnsi" w:hAnsiTheme="minorHAnsi"/>
        </w:rPr>
        <w:t>Maksimal tillatt utnyttelse innenfor planområdet er 27 000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over terreng og </w:t>
      </w:r>
      <w:r w:rsidR="00FD10E6" w:rsidRPr="00390BE4">
        <w:rPr>
          <w:rFonts w:asciiTheme="minorHAnsi" w:hAnsiTheme="minorHAnsi"/>
        </w:rPr>
        <w:t>5 500</w:t>
      </w:r>
      <w:r w:rsidRPr="00390BE4">
        <w:rPr>
          <w:rFonts w:asciiTheme="minorHAnsi" w:hAnsiTheme="minorHAnsi"/>
        </w:rPr>
        <w:t xml:space="preserve">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under terreng. </w:t>
      </w:r>
      <w:r w:rsidRPr="00390BE4">
        <w:rPr>
          <w:rFonts w:asciiTheme="minorHAnsi" w:hAnsiTheme="minorHAnsi"/>
        </w:rPr>
        <w:br/>
      </w:r>
    </w:p>
    <w:p w14:paraId="2357EBFE" w14:textId="5BF55793" w:rsidR="000164BF" w:rsidRPr="00390BE4" w:rsidRDefault="000164BF" w:rsidP="002F2C37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>For arealer som brukes til parkering for bil og sykkel, boder, lager, tekniske rom, t</w:t>
      </w:r>
      <w:r w:rsidR="00982674" w:rsidRPr="00390BE4">
        <w:rPr>
          <w:rFonts w:asciiTheme="minorHAnsi" w:hAnsiTheme="minorHAnsi"/>
        </w:rPr>
        <w:t>r</w:t>
      </w:r>
      <w:r w:rsidRPr="00390BE4">
        <w:rPr>
          <w:rFonts w:asciiTheme="minorHAnsi" w:hAnsiTheme="minorHAnsi"/>
        </w:rPr>
        <w:t xml:space="preserve">app- og heisrom, korridorer og lignende, gjelder dette: Målbare plan som har en himling lavere enn 1,5 m over terrengets gjennomsnittsnivå rundt bygningen regnes ikke med i bygningens bruksareal. </w:t>
      </w:r>
    </w:p>
    <w:p w14:paraId="7F052A8A" w14:textId="77777777" w:rsidR="000164BF" w:rsidRPr="00390BE4" w:rsidRDefault="000164BF" w:rsidP="002F2C37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</w:p>
    <w:p w14:paraId="1C0CFD47" w14:textId="0877C690" w:rsidR="00317F3D" w:rsidRPr="00390BE4" w:rsidRDefault="000164BF" w:rsidP="00317F3D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 xml:space="preserve">BRA skal beregnes uten tillegg for tenkte plan. </w:t>
      </w:r>
      <w:r w:rsidR="00317F3D" w:rsidRPr="00390BE4">
        <w:rPr>
          <w:rFonts w:asciiTheme="minorHAnsi" w:hAnsiTheme="minorHAnsi"/>
        </w:rPr>
        <w:br/>
      </w:r>
      <w:r w:rsidR="00317F3D" w:rsidRPr="00390BE4">
        <w:rPr>
          <w:rFonts w:asciiTheme="minorHAnsi" w:hAnsiTheme="minorHAnsi"/>
        </w:rPr>
        <w:br/>
      </w:r>
    </w:p>
    <w:p w14:paraId="395D3CD3" w14:textId="0CE53E7F" w:rsidR="00317F3D" w:rsidRPr="00390BE4" w:rsidRDefault="00317F3D" w:rsidP="00317F3D">
      <w:pPr>
        <w:pStyle w:val="Regbest3"/>
      </w:pPr>
      <w:r w:rsidRPr="00390BE4">
        <w:t xml:space="preserve">Høyder </w:t>
      </w:r>
      <w:r w:rsidR="0035553C" w:rsidRPr="00390BE4">
        <w:t>og plassering</w:t>
      </w:r>
    </w:p>
    <w:p w14:paraId="48F32EB0" w14:textId="77777777" w:rsidR="00317F3D" w:rsidRPr="00390BE4" w:rsidRDefault="00317F3D" w:rsidP="00317F3D">
      <w:pPr>
        <w:pStyle w:val="ListParagraph"/>
        <w:rPr>
          <w:iCs/>
          <w:color w:val="000000" w:themeColor="text1"/>
        </w:rPr>
      </w:pPr>
      <w:r w:rsidRPr="00390BE4">
        <w:rPr>
          <w:color w:val="000000" w:themeColor="text1"/>
        </w:rPr>
        <w:t>Bebyggelsen skal plasseres innenfor regulerte høyder som vist på plankartet, med følgende presiseringer:</w:t>
      </w:r>
      <w:r w:rsidRPr="00390BE4">
        <w:rPr>
          <w:iCs/>
          <w:color w:val="000000" w:themeColor="text1"/>
        </w:rPr>
        <w:t xml:space="preserve"> </w:t>
      </w:r>
      <w:r w:rsidRPr="00390BE4">
        <w:rPr>
          <w:i/>
          <w:color w:val="000000" w:themeColor="text1"/>
        </w:rPr>
        <w:t xml:space="preserve"> </w:t>
      </w:r>
    </w:p>
    <w:p w14:paraId="3452ED15" w14:textId="09834502" w:rsidR="00317F3D" w:rsidRPr="00390BE4" w:rsidRDefault="00317F3D" w:rsidP="00317F3D">
      <w:pPr>
        <w:pStyle w:val="ListParagraph"/>
        <w:numPr>
          <w:ilvl w:val="0"/>
          <w:numId w:val="14"/>
        </w:numPr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På arealer med regulert høyde k+ 101, 104</w:t>
      </w:r>
      <w:r w:rsidR="002B17B3" w:rsidRPr="00390BE4">
        <w:rPr>
          <w:iCs/>
          <w:color w:val="000000" w:themeColor="text1"/>
        </w:rPr>
        <w:t>,5</w:t>
      </w:r>
      <w:r w:rsidRPr="00390BE4">
        <w:rPr>
          <w:iCs/>
          <w:color w:val="000000" w:themeColor="text1"/>
        </w:rPr>
        <w:t>, 106</w:t>
      </w:r>
      <w:r w:rsidR="002B17B3" w:rsidRPr="00390BE4">
        <w:rPr>
          <w:iCs/>
          <w:color w:val="000000" w:themeColor="text1"/>
        </w:rPr>
        <w:t>,5</w:t>
      </w:r>
      <w:r w:rsidRPr="00390BE4">
        <w:rPr>
          <w:iCs/>
          <w:color w:val="000000" w:themeColor="text1"/>
        </w:rPr>
        <w:t>, 107</w:t>
      </w:r>
      <w:r w:rsidR="002B17B3" w:rsidRPr="00390BE4">
        <w:rPr>
          <w:iCs/>
          <w:color w:val="000000" w:themeColor="text1"/>
        </w:rPr>
        <w:t>,5</w:t>
      </w:r>
      <w:r w:rsidRPr="00390BE4">
        <w:rPr>
          <w:iCs/>
          <w:color w:val="000000" w:themeColor="text1"/>
        </w:rPr>
        <w:t xml:space="preserve"> og 1</w:t>
      </w:r>
      <w:r w:rsidR="002B17B3" w:rsidRPr="00390BE4">
        <w:rPr>
          <w:iCs/>
          <w:color w:val="000000" w:themeColor="text1"/>
        </w:rPr>
        <w:t>10</w:t>
      </w:r>
      <w:r w:rsidRPr="00390BE4">
        <w:rPr>
          <w:iCs/>
          <w:color w:val="000000" w:themeColor="text1"/>
        </w:rPr>
        <w:t xml:space="preserve">, kan det innenfor de øverste 3 m kun oppføres </w:t>
      </w:r>
      <w:proofErr w:type="spellStart"/>
      <w:r w:rsidRPr="00390BE4">
        <w:rPr>
          <w:iCs/>
          <w:color w:val="000000" w:themeColor="text1"/>
        </w:rPr>
        <w:t>takoppbygg</w:t>
      </w:r>
      <w:proofErr w:type="spellEnd"/>
      <w:r w:rsidRPr="00390BE4">
        <w:rPr>
          <w:iCs/>
          <w:color w:val="000000" w:themeColor="text1"/>
        </w:rPr>
        <w:t xml:space="preserve"> for heis og tra</w:t>
      </w:r>
      <w:r w:rsidR="00A16D76" w:rsidRPr="00390BE4">
        <w:rPr>
          <w:iCs/>
          <w:color w:val="000000" w:themeColor="text1"/>
        </w:rPr>
        <w:t>p</w:t>
      </w:r>
      <w:r w:rsidRPr="00390BE4">
        <w:rPr>
          <w:iCs/>
          <w:color w:val="000000" w:themeColor="text1"/>
        </w:rPr>
        <w:t>p</w:t>
      </w:r>
      <w:r w:rsidR="00EB25CC" w:rsidRPr="00390BE4">
        <w:rPr>
          <w:iCs/>
          <w:color w:val="000000" w:themeColor="text1"/>
        </w:rPr>
        <w:t>,</w:t>
      </w:r>
      <w:r w:rsidR="00A16D76" w:rsidRPr="00390BE4">
        <w:rPr>
          <w:iCs/>
          <w:color w:val="000000" w:themeColor="text1"/>
        </w:rPr>
        <w:t xml:space="preserve"> pergola,</w:t>
      </w:r>
      <w:r w:rsidR="00EB25CC" w:rsidRPr="00390BE4">
        <w:rPr>
          <w:iCs/>
          <w:color w:val="000000" w:themeColor="text1"/>
        </w:rPr>
        <w:t xml:space="preserve"> </w:t>
      </w:r>
      <w:r w:rsidRPr="00390BE4">
        <w:rPr>
          <w:iCs/>
          <w:color w:val="000000" w:themeColor="text1"/>
        </w:rPr>
        <w:t xml:space="preserve">møblering og andre konstruksjoner i tilknytning til uteoppholdsarealer, samt tekniske installasjoner. </w:t>
      </w:r>
      <w:proofErr w:type="spellStart"/>
      <w:r w:rsidRPr="00390BE4">
        <w:rPr>
          <w:iCs/>
          <w:color w:val="000000" w:themeColor="text1"/>
        </w:rPr>
        <w:t>Takoppbygg</w:t>
      </w:r>
      <w:proofErr w:type="spellEnd"/>
      <w:r w:rsidRPr="00390BE4">
        <w:rPr>
          <w:iCs/>
          <w:color w:val="000000" w:themeColor="text1"/>
        </w:rPr>
        <w:t xml:space="preserve"> for heis og trapp kan samlet utgjøre maks 20 % av underliggende takflate og skal trekkes minimum 3 m tilbake fra fasadelivet mot Sinsenveien. </w:t>
      </w:r>
    </w:p>
    <w:p w14:paraId="6C5DFB9E" w14:textId="4688C589" w:rsidR="00317F3D" w:rsidRPr="00390BE4" w:rsidRDefault="00317F3D" w:rsidP="00317F3D">
      <w:pPr>
        <w:pStyle w:val="ListParagraph"/>
        <w:numPr>
          <w:ilvl w:val="0"/>
          <w:numId w:val="14"/>
        </w:numPr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På øvrige arealer tillates det innenfor den øverste 1,5 m kun </w:t>
      </w:r>
      <w:r w:rsidR="00A16D76" w:rsidRPr="00390BE4">
        <w:rPr>
          <w:iCs/>
          <w:color w:val="000000" w:themeColor="text1"/>
        </w:rPr>
        <w:t xml:space="preserve">pergola, </w:t>
      </w:r>
      <w:r w:rsidRPr="00390BE4">
        <w:rPr>
          <w:iCs/>
          <w:color w:val="000000" w:themeColor="text1"/>
        </w:rPr>
        <w:t xml:space="preserve">møblering, rekkverk og andre konstruksjoner i tilknytning til uteoppholdsarealer og mindre oppbygg for tekniske installasjoner.  </w:t>
      </w:r>
    </w:p>
    <w:p w14:paraId="3CB807BF" w14:textId="0F511999" w:rsidR="000D5356" w:rsidRPr="00390BE4" w:rsidRDefault="00317F3D" w:rsidP="00D31295">
      <w:pPr>
        <w:ind w:left="720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I felt BB1 skal sjette etasje trekkes tilbake minimum 6 m fra byggegrense mot felt KBA</w:t>
      </w:r>
      <w:r w:rsidR="00C87AFB" w:rsidRPr="00390BE4">
        <w:rPr>
          <w:iCs/>
          <w:color w:val="000000" w:themeColor="text1"/>
        </w:rPr>
        <w:t>4</w:t>
      </w:r>
      <w:r w:rsidRPr="00390BE4">
        <w:rPr>
          <w:iCs/>
          <w:color w:val="000000" w:themeColor="text1"/>
        </w:rPr>
        <w:t xml:space="preserve"> i vest, minimum 3 m fra byggegrense mot Hasleveien i sør og minimum 1,5 m fra byggegrense mot øst. </w:t>
      </w:r>
    </w:p>
    <w:p w14:paraId="6C8AD70E" w14:textId="4D58D702" w:rsidR="00317F3D" w:rsidRPr="00390BE4" w:rsidRDefault="000D5356" w:rsidP="00D31295">
      <w:pPr>
        <w:ind w:left="720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Ved etablering av takterrasser skal rekkverk trekkes tilbake minimum 1 m fra bygningens fasadeliv mot Sinsenveien og Hasleveien. </w:t>
      </w:r>
      <w:r w:rsidR="00317F3D" w:rsidRPr="00390BE4">
        <w:rPr>
          <w:color w:val="000000" w:themeColor="text1"/>
        </w:rPr>
        <w:br/>
      </w:r>
    </w:p>
    <w:p w14:paraId="25691B44" w14:textId="77777777" w:rsidR="00317F3D" w:rsidRPr="00390BE4" w:rsidRDefault="00317F3D" w:rsidP="00317F3D">
      <w:pPr>
        <w:pStyle w:val="Regbest3"/>
      </w:pPr>
      <w:r w:rsidRPr="00390BE4">
        <w:t>Utforming</w:t>
      </w:r>
    </w:p>
    <w:p w14:paraId="4C444C09" w14:textId="55B4A86F" w:rsidR="0035553C" w:rsidRPr="00390BE4" w:rsidRDefault="0035553C" w:rsidP="00D31295">
      <w:pPr>
        <w:pStyle w:val="Regbest3"/>
        <w:numPr>
          <w:ilvl w:val="0"/>
          <w:numId w:val="0"/>
        </w:numPr>
        <w:ind w:left="794"/>
      </w:pPr>
      <w:r w:rsidRPr="00390BE4">
        <w:t xml:space="preserve">Ny bebyggelse og uterom skal ha utforming, fargebruk og materialvalg av høy arkitektonisk kvalitet. </w:t>
      </w:r>
      <w:r w:rsidR="00085D08" w:rsidRPr="00390BE4">
        <w:br/>
      </w:r>
    </w:p>
    <w:p w14:paraId="7D4464F1" w14:textId="6190A748" w:rsidR="0035553C" w:rsidRPr="00390BE4" w:rsidRDefault="0035553C" w:rsidP="740847C9">
      <w:pPr>
        <w:ind w:left="708"/>
      </w:pPr>
      <w:r w:rsidRPr="00390BE4">
        <w:t xml:space="preserve">Prosjektets formingsveileder skal være retningsgivende for vurdering av arkitektonisk kvalitet. </w:t>
      </w:r>
    </w:p>
    <w:p w14:paraId="3B9E6C9F" w14:textId="75839516" w:rsidR="009640AB" w:rsidRPr="00390BE4" w:rsidRDefault="0035553C" w:rsidP="009640AB">
      <w:pPr>
        <w:ind w:left="708"/>
        <w:rPr>
          <w:iCs/>
          <w:color w:val="000000" w:themeColor="text1"/>
        </w:rPr>
      </w:pPr>
      <w:r w:rsidRPr="00390BE4">
        <w:rPr>
          <w:rFonts w:eastAsiaTheme="majorEastAsia"/>
          <w:iCs/>
          <w:color w:val="000000" w:themeColor="text1"/>
        </w:rPr>
        <w:t xml:space="preserve">Takarealer som tilrettelegges for opphold kan utstyres med sittegrupper, </w:t>
      </w:r>
      <w:proofErr w:type="spellStart"/>
      <w:r w:rsidRPr="00390BE4">
        <w:rPr>
          <w:rFonts w:eastAsiaTheme="majorEastAsia"/>
          <w:iCs/>
          <w:color w:val="000000" w:themeColor="text1"/>
        </w:rPr>
        <w:t>letak</w:t>
      </w:r>
      <w:proofErr w:type="spellEnd"/>
      <w:r w:rsidRPr="00390BE4">
        <w:rPr>
          <w:rFonts w:eastAsiaTheme="majorEastAsia"/>
          <w:iCs/>
          <w:color w:val="000000" w:themeColor="text1"/>
        </w:rPr>
        <w:t xml:space="preserve">/-vegger, soner for lek og vegetasjonsfelter og/eller nyttevekstparseller. </w:t>
      </w:r>
      <w:r w:rsidRPr="00390BE4">
        <w:rPr>
          <w:iCs/>
          <w:color w:val="000000" w:themeColor="text1"/>
        </w:rPr>
        <w:t xml:space="preserve">På flate tak uten takterrasse skal minimum </w:t>
      </w:r>
      <w:r w:rsidR="00C11B86" w:rsidRPr="00390BE4">
        <w:rPr>
          <w:iCs/>
          <w:color w:val="000000" w:themeColor="text1"/>
        </w:rPr>
        <w:t xml:space="preserve">70 </w:t>
      </w:r>
      <w:r w:rsidRPr="00390BE4">
        <w:rPr>
          <w:iCs/>
          <w:color w:val="000000" w:themeColor="text1"/>
        </w:rPr>
        <w:t>% av takflaten etableres med grønne tak og/eller solceller.</w:t>
      </w:r>
      <w:r w:rsidR="003F04F3" w:rsidRPr="00390BE4">
        <w:rPr>
          <w:iCs/>
          <w:color w:val="000000" w:themeColor="text1"/>
        </w:rPr>
        <w:t xml:space="preserve"> </w:t>
      </w:r>
    </w:p>
    <w:p w14:paraId="10BFBB9A" w14:textId="6D817081" w:rsidR="009640AB" w:rsidRPr="00390BE4" w:rsidRDefault="009640AB" w:rsidP="009640AB">
      <w:pPr>
        <w:ind w:left="708"/>
      </w:pPr>
      <w:r w:rsidRPr="00356ACF">
        <w:rPr>
          <w:rFonts w:asciiTheme="minorHAnsi" w:hAnsiTheme="minorHAnsi"/>
          <w:color w:val="212121"/>
        </w:rPr>
        <w:t xml:space="preserve">Uteoppholdsareal </w:t>
      </w:r>
      <w:r w:rsidR="008C48FA" w:rsidRPr="00356ACF">
        <w:rPr>
          <w:rFonts w:asciiTheme="minorHAnsi" w:hAnsiTheme="minorHAnsi"/>
          <w:color w:val="212121"/>
        </w:rPr>
        <w:t>på tak, lokk og terreng osv.</w:t>
      </w:r>
      <w:r w:rsidRPr="00356ACF">
        <w:rPr>
          <w:rFonts w:asciiTheme="minorHAnsi" w:hAnsiTheme="minorHAnsi"/>
          <w:color w:val="212121"/>
        </w:rPr>
        <w:t xml:space="preserve"> skal beplantes med et variert utvalg av vegetasjon som inkluderer trær, busker, stauder og gress for å fremme grønn infrastruktur, årstidsvariasjon, estetisk verdi og biologisk mangfold.</w:t>
      </w:r>
      <w:r w:rsidRPr="00390BE4">
        <w:rPr>
          <w:iCs/>
          <w:color w:val="000000" w:themeColor="text1"/>
        </w:rPr>
        <w:br/>
      </w:r>
      <w:r w:rsidR="003F04F3" w:rsidRPr="00390BE4">
        <w:rPr>
          <w:iCs/>
          <w:color w:val="000000" w:themeColor="text1"/>
        </w:rPr>
        <w:br/>
      </w:r>
      <w:r w:rsidR="00317F3D" w:rsidRPr="00390BE4">
        <w:rPr>
          <w:rFonts w:eastAsiaTheme="majorEastAsia"/>
          <w:iCs/>
        </w:rPr>
        <w:t xml:space="preserve">Der boliger plasseres i første etasje skal det etableres en buffersone, som vegetasjonsfelt eller forhage/terrasse, med </w:t>
      </w:r>
      <w:r w:rsidR="0035553C" w:rsidRPr="00390BE4">
        <w:rPr>
          <w:rFonts w:eastAsiaTheme="majorEastAsia"/>
          <w:iCs/>
        </w:rPr>
        <w:t xml:space="preserve">dybde </w:t>
      </w:r>
      <w:r w:rsidR="00317F3D" w:rsidRPr="00390BE4">
        <w:rPr>
          <w:rFonts w:eastAsiaTheme="majorEastAsia"/>
          <w:iCs/>
        </w:rPr>
        <w:t xml:space="preserve">på minimum </w:t>
      </w:r>
      <w:r w:rsidR="00F50655">
        <w:rPr>
          <w:rFonts w:eastAsiaTheme="majorEastAsia"/>
          <w:iCs/>
        </w:rPr>
        <w:t>2</w:t>
      </w:r>
      <w:r w:rsidR="00317F3D" w:rsidRPr="00390BE4">
        <w:rPr>
          <w:rFonts w:eastAsiaTheme="majorEastAsia"/>
          <w:iCs/>
        </w:rPr>
        <w:t xml:space="preserve"> m mellom fasadeliv og felles uteoppholdsarealer og gangforbindelser. Det gjøres unntak der det ikke er vinduer i fasaden og der vinduer har en brystning på minimum 1,</w:t>
      </w:r>
      <w:ins w:id="1" w:author="Forfatter">
        <w:r w:rsidR="005236AC">
          <w:rPr>
            <w:rFonts w:eastAsiaTheme="majorEastAsia"/>
            <w:iCs/>
          </w:rPr>
          <w:t>5</w:t>
        </w:r>
      </w:ins>
      <w:r w:rsidR="00317F3D" w:rsidRPr="00390BE4">
        <w:rPr>
          <w:rFonts w:eastAsiaTheme="majorEastAsia"/>
          <w:iCs/>
        </w:rPr>
        <w:t xml:space="preserve"> m over terreng. </w:t>
      </w:r>
    </w:p>
    <w:p w14:paraId="5597047B" w14:textId="66B3901B" w:rsidR="001A3742" w:rsidRPr="00390BE4" w:rsidRDefault="00317F3D" w:rsidP="009640AB">
      <w:pPr>
        <w:ind w:left="708"/>
        <w:rPr>
          <w:color w:val="000000" w:themeColor="text1"/>
        </w:rPr>
      </w:pPr>
      <w:r w:rsidRPr="00390BE4">
        <w:rPr>
          <w:rFonts w:eastAsiaTheme="majorEastAsia"/>
          <w:iCs/>
        </w:rPr>
        <w:t>I felt KBA</w:t>
      </w:r>
      <w:r w:rsidR="00C87AFB" w:rsidRPr="00390BE4">
        <w:rPr>
          <w:rFonts w:eastAsiaTheme="majorEastAsia"/>
          <w:iCs/>
        </w:rPr>
        <w:t>2</w:t>
      </w:r>
      <w:r w:rsidRPr="00390BE4">
        <w:rPr>
          <w:rFonts w:eastAsiaTheme="majorEastAsia"/>
          <w:iCs/>
        </w:rPr>
        <w:t xml:space="preserve"> og KBA</w:t>
      </w:r>
      <w:r w:rsidR="00C87AFB" w:rsidRPr="00390BE4">
        <w:rPr>
          <w:rFonts w:eastAsiaTheme="majorEastAsia"/>
          <w:iCs/>
        </w:rPr>
        <w:t>3</w:t>
      </w:r>
      <w:r w:rsidRPr="00390BE4">
        <w:rPr>
          <w:rFonts w:eastAsiaTheme="majorEastAsia"/>
          <w:iCs/>
        </w:rPr>
        <w:t xml:space="preserve"> skal balkonger trekkes inn og utformes som en del av fasadelivet mot Sinsenveien og felt </w:t>
      </w:r>
      <w:proofErr w:type="spellStart"/>
      <w:r w:rsidRPr="00390BE4">
        <w:rPr>
          <w:rFonts w:eastAsiaTheme="majorEastAsia"/>
          <w:iCs/>
        </w:rPr>
        <w:t>f_TO</w:t>
      </w:r>
      <w:proofErr w:type="spellEnd"/>
      <w:r w:rsidRPr="00390BE4">
        <w:rPr>
          <w:rFonts w:eastAsiaTheme="majorEastAsia"/>
          <w:iCs/>
        </w:rPr>
        <w:t xml:space="preserve">. På øvrige fasader </w:t>
      </w:r>
      <w:r w:rsidR="003A6D48" w:rsidRPr="00390BE4">
        <w:rPr>
          <w:rFonts w:eastAsiaTheme="majorEastAsia"/>
          <w:iCs/>
        </w:rPr>
        <w:t xml:space="preserve">i felt KBA2, KBA3, samt felt KBA4 og BB1, </w:t>
      </w:r>
      <w:r w:rsidRPr="00390BE4">
        <w:rPr>
          <w:rFonts w:eastAsiaTheme="majorEastAsia"/>
          <w:iCs/>
        </w:rPr>
        <w:t>kan balkonger krage ut over byggegrense og grense for regulert høyde med inntil 2,4 m. Utkragede balkonger skal ha minimum høyde på 3,5 m over gangforbindelse og gategrunn.</w:t>
      </w:r>
      <w:r w:rsidRPr="00390BE4">
        <w:rPr>
          <w:rFonts w:eastAsiaTheme="majorEastAsia"/>
          <w:i/>
        </w:rPr>
        <w:t xml:space="preserve"> </w:t>
      </w:r>
    </w:p>
    <w:p w14:paraId="77EC2C86" w14:textId="04DD2A32" w:rsidR="00D02F89" w:rsidRPr="00390BE4" w:rsidRDefault="002A405E" w:rsidP="001A3742">
      <w:pPr>
        <w:ind w:left="708"/>
        <w:rPr>
          <w:iCs/>
          <w:color w:val="000000" w:themeColor="text1"/>
        </w:rPr>
      </w:pPr>
      <w:r w:rsidRPr="00390BE4">
        <w:rPr>
          <w:color w:val="000000" w:themeColor="text1"/>
        </w:rPr>
        <w:t>Det skal etableres en gangforbindelse fra Sinsenveien til Hasleveien. Det skal etableres en passasje i felt KBA</w:t>
      </w:r>
      <w:r w:rsidR="00C87AFB" w:rsidRPr="00390BE4">
        <w:rPr>
          <w:color w:val="000000" w:themeColor="text1"/>
        </w:rPr>
        <w:t>3</w:t>
      </w:r>
      <w:r w:rsidRPr="00390BE4">
        <w:rPr>
          <w:color w:val="000000" w:themeColor="text1"/>
        </w:rPr>
        <w:t xml:space="preserve"> i tråd med føringer for </w:t>
      </w:r>
      <w:r w:rsidR="001A3742" w:rsidRPr="00390BE4">
        <w:rPr>
          <w:color w:val="000000" w:themeColor="text1"/>
        </w:rPr>
        <w:t>bestemmelsesområde #BG1</w:t>
      </w:r>
      <w:r w:rsidRPr="00390BE4">
        <w:rPr>
          <w:color w:val="000000" w:themeColor="text1"/>
        </w:rPr>
        <w:t>.</w:t>
      </w:r>
      <w:r w:rsidR="00D02F89" w:rsidRPr="00390BE4">
        <w:rPr>
          <w:iCs/>
          <w:color w:val="000000" w:themeColor="text1"/>
        </w:rPr>
        <w:br/>
      </w:r>
    </w:p>
    <w:p w14:paraId="3A750B7D" w14:textId="77777777" w:rsidR="00D02F89" w:rsidRPr="00390BE4" w:rsidRDefault="00D02F89" w:rsidP="00BE5A91">
      <w:pPr>
        <w:pStyle w:val="Regbest3"/>
      </w:pPr>
      <w:r w:rsidRPr="00390BE4">
        <w:t>Krav til uteoppholdsarealer</w:t>
      </w:r>
    </w:p>
    <w:p w14:paraId="37468929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i/>
          <w:iCs/>
          <w:color w:val="000000" w:themeColor="text1"/>
        </w:rPr>
        <w:t>Felles uteoppholdsareal</w:t>
      </w:r>
      <w:r w:rsidRPr="00390BE4">
        <w:rPr>
          <w:color w:val="000000" w:themeColor="text1"/>
        </w:rPr>
        <w:br/>
        <w:t xml:space="preserve">Minste felles uteoppholdsareal (MFUA) for boliger skal være minst 16 % av total BRA, hvorav 60 % skal være på terreng eller lokk på/over gateplan. Minst 80 % av arealkravet til felles uteoppholdsareal på terreng eller lokk på/over gateplan skal utformes som samlet felles uteoppholdsareal (SFUA). Felles uteoppholdsareal på takterrasse, areal brattere enn 1:3 og gangpassasje gjennom planområdet kan medregnes i MFUA og SFUA der disse tilrettelegges for lek og opphold. Felles uteoppholdsareal på takterrasse som medregnes i SFUA skal være tilgjengelig for alle boenheter. </w:t>
      </w:r>
    </w:p>
    <w:p w14:paraId="2808C010" w14:textId="7A52EF4B" w:rsidR="00D02F89" w:rsidRPr="00390BE4" w:rsidRDefault="00D02F89" w:rsidP="00390BE4">
      <w:pPr>
        <w:ind w:left="612"/>
      </w:pPr>
      <w:r w:rsidRPr="00390BE4">
        <w:rPr>
          <w:color w:val="000000" w:themeColor="text1"/>
        </w:rPr>
        <w:t xml:space="preserve">Felles uteoppholdsareal skal utformes for variert lek, aktivitet og opphold for alle alders- og brukergrupper. </w:t>
      </w:r>
      <w:r w:rsidRPr="00390BE4">
        <w:rPr>
          <w:color w:val="000000" w:themeColor="text1"/>
        </w:rPr>
        <w:br/>
      </w:r>
    </w:p>
    <w:p w14:paraId="72BCFB4E" w14:textId="054A4473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i/>
          <w:color w:val="000000" w:themeColor="text1"/>
        </w:rPr>
        <w:t xml:space="preserve">Privat uteoppholdsareal </w:t>
      </w:r>
      <w:r w:rsidRPr="00390BE4">
        <w:rPr>
          <w:iCs/>
          <w:color w:val="000000" w:themeColor="text1"/>
        </w:rPr>
        <w:br/>
      </w:r>
      <w:r w:rsidRPr="00390BE4">
        <w:rPr>
          <w:color w:val="000000" w:themeColor="text1"/>
        </w:rPr>
        <w:t>Alle boenheter</w:t>
      </w:r>
      <w:ins w:id="2" w:author="Forfatter">
        <w:r w:rsidR="00FD06FF">
          <w:rPr>
            <w:color w:val="000000" w:themeColor="text1"/>
          </w:rPr>
          <w:t xml:space="preserve"> med fasade mot Sinsenveien</w:t>
        </w:r>
      </w:ins>
      <w:r w:rsidRPr="00390BE4">
        <w:rPr>
          <w:color w:val="000000" w:themeColor="text1"/>
        </w:rPr>
        <w:t xml:space="preserve"> skal ha tilgang til privat uteoppholdsareal i form av balkong</w:t>
      </w:r>
      <w:ins w:id="3" w:author="Forfatter">
        <w:r w:rsidR="00416171">
          <w:rPr>
            <w:color w:val="000000" w:themeColor="text1"/>
          </w:rPr>
          <w:t xml:space="preserve"> eller</w:t>
        </w:r>
      </w:ins>
      <w:r w:rsidRPr="00390BE4">
        <w:rPr>
          <w:color w:val="000000" w:themeColor="text1"/>
        </w:rPr>
        <w:t xml:space="preserve"> terrasse.</w:t>
      </w:r>
      <w:r w:rsidRPr="00390BE4" w:rsidDel="009C7AD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br/>
      </w:r>
    </w:p>
    <w:p w14:paraId="5701C2D7" w14:textId="77777777" w:rsidR="00D02F89" w:rsidRPr="00390BE4" w:rsidRDefault="00D02F89" w:rsidP="00BE5A91">
      <w:pPr>
        <w:pStyle w:val="Regbest3"/>
      </w:pPr>
      <w:r w:rsidRPr="00390BE4">
        <w:t>Utomhusplan og takplan</w:t>
      </w:r>
    </w:p>
    <w:p w14:paraId="4F6B3E1A" w14:textId="77777777" w:rsidR="0035553C" w:rsidRPr="00390BE4" w:rsidRDefault="00D02F89" w:rsidP="00D02F89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Ved søknad om rammetillatelse skal det sendes inn utomhusplan i målestokk 1:200, samt takplan i målestokk 1:200. </w:t>
      </w:r>
    </w:p>
    <w:p w14:paraId="799C9455" w14:textId="597743A7" w:rsidR="00D02F89" w:rsidRPr="00390BE4" w:rsidRDefault="00D02F89" w:rsidP="00D02F89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Utomhusplanen skal vise hvordan de ubebygde delene av tomten skal opparbeides som uteareal. Planen skal dokumentere: </w:t>
      </w:r>
    </w:p>
    <w:p w14:paraId="06F3861B" w14:textId="77777777" w:rsidR="00D02F89" w:rsidRPr="00390BE4" w:rsidRDefault="00D02F89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Uteoppholdsareal</w:t>
      </w:r>
    </w:p>
    <w:p w14:paraId="256A1E0A" w14:textId="1EA72103" w:rsidR="00D02F89" w:rsidRPr="00356ACF" w:rsidRDefault="003B361A" w:rsidP="00A21796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Møblering, </w:t>
      </w:r>
      <w:r w:rsidR="00A21796" w:rsidRPr="00390BE4">
        <w:rPr>
          <w:iCs/>
          <w:color w:val="000000" w:themeColor="text1"/>
        </w:rPr>
        <w:t>inkl. soner og apparater for lek og trening</w:t>
      </w:r>
    </w:p>
    <w:p w14:paraId="730F2698" w14:textId="79FA571D" w:rsidR="00D02F89" w:rsidRPr="00390BE4" w:rsidRDefault="003B361A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Pergola, levegger, g</w:t>
      </w:r>
      <w:r w:rsidR="00D02F89" w:rsidRPr="00390BE4">
        <w:rPr>
          <w:iCs/>
          <w:color w:val="000000" w:themeColor="text1"/>
        </w:rPr>
        <w:t>jerder</w:t>
      </w:r>
      <w:r w:rsidRPr="00390BE4">
        <w:rPr>
          <w:iCs/>
          <w:color w:val="000000" w:themeColor="text1"/>
        </w:rPr>
        <w:t xml:space="preserve"> </w:t>
      </w:r>
      <w:r w:rsidR="00D02F89" w:rsidRPr="00390BE4">
        <w:rPr>
          <w:iCs/>
          <w:color w:val="000000" w:themeColor="text1"/>
        </w:rPr>
        <w:t>og støttemurer</w:t>
      </w:r>
    </w:p>
    <w:p w14:paraId="27488191" w14:textId="77777777" w:rsidR="00D02F89" w:rsidRPr="00390BE4" w:rsidRDefault="00D02F89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Gangveier, internveier med snuareal</w:t>
      </w:r>
    </w:p>
    <w:p w14:paraId="239F642E" w14:textId="77777777" w:rsidR="00D02F89" w:rsidRPr="00390BE4" w:rsidRDefault="00D02F89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Sykkelparkeringsplasser</w:t>
      </w:r>
    </w:p>
    <w:p w14:paraId="34D2FDA5" w14:textId="77777777" w:rsidR="00D02F89" w:rsidRPr="00390BE4" w:rsidRDefault="00D02F89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Oppstillingsplass for utrykningskjøretøy</w:t>
      </w:r>
    </w:p>
    <w:p w14:paraId="1D5980FB" w14:textId="77777777" w:rsidR="00D02F89" w:rsidRPr="00390BE4" w:rsidRDefault="00D02F89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Plassering og håndtering av renovasjon </w:t>
      </w:r>
    </w:p>
    <w:p w14:paraId="0DB5CF17" w14:textId="77777777" w:rsidR="00D02F89" w:rsidRPr="00390BE4" w:rsidRDefault="00D02F89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Løsning for lokal og åpen overvannshåndtering og </w:t>
      </w:r>
      <w:proofErr w:type="spellStart"/>
      <w:r w:rsidRPr="00390BE4">
        <w:rPr>
          <w:iCs/>
          <w:color w:val="000000" w:themeColor="text1"/>
        </w:rPr>
        <w:t>snøopplag</w:t>
      </w:r>
      <w:proofErr w:type="spellEnd"/>
    </w:p>
    <w:p w14:paraId="12D657C9" w14:textId="77777777" w:rsidR="00D02F89" w:rsidRPr="00390BE4" w:rsidRDefault="00D02F89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Stigningsforhold og terrengtilpasning mot naboeiendommer</w:t>
      </w:r>
    </w:p>
    <w:p w14:paraId="47C6C2A5" w14:textId="05BF5ADB" w:rsidR="00D02F89" w:rsidRPr="00390BE4" w:rsidRDefault="00A21796" w:rsidP="00D02F89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Vegetasjon</w:t>
      </w:r>
    </w:p>
    <w:p w14:paraId="56FBD01E" w14:textId="77777777" w:rsidR="00A21796" w:rsidRPr="00390BE4" w:rsidRDefault="00A21796" w:rsidP="00A21796">
      <w:pPr>
        <w:pStyle w:val="ListParagraph"/>
        <w:numPr>
          <w:ilvl w:val="0"/>
          <w:numId w:val="9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Belysning</w:t>
      </w:r>
    </w:p>
    <w:p w14:paraId="2F1A2A08" w14:textId="77777777" w:rsidR="00A21796" w:rsidRPr="00390BE4" w:rsidRDefault="00A21796" w:rsidP="00512C55">
      <w:pPr>
        <w:pStyle w:val="ListParagraph"/>
        <w:overflowPunct w:val="0"/>
        <w:autoSpaceDE w:val="0"/>
        <w:autoSpaceDN w:val="0"/>
        <w:adjustRightInd w:val="0"/>
        <w:spacing w:after="240" w:line="240" w:lineRule="auto"/>
        <w:ind w:left="1068"/>
        <w:textAlignment w:val="baseline"/>
        <w:rPr>
          <w:iCs/>
          <w:color w:val="000000" w:themeColor="text1"/>
        </w:rPr>
      </w:pPr>
    </w:p>
    <w:p w14:paraId="1443BDEA" w14:textId="29A7EE8E" w:rsidR="0035553C" w:rsidRPr="00390BE4" w:rsidRDefault="0035553C" w:rsidP="009D395E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proofErr w:type="spellStart"/>
      <w:r w:rsidRPr="00390BE4">
        <w:rPr>
          <w:iCs/>
          <w:color w:val="000000" w:themeColor="text1"/>
        </w:rPr>
        <w:t>Takplanen</w:t>
      </w:r>
      <w:proofErr w:type="spellEnd"/>
      <w:r w:rsidRPr="00390BE4">
        <w:rPr>
          <w:iCs/>
          <w:color w:val="000000" w:themeColor="text1"/>
        </w:rPr>
        <w:t xml:space="preserve"> skal vise utforming, materialbruk, tilgjengelighet og bruk av arealene på tak: </w:t>
      </w:r>
    </w:p>
    <w:p w14:paraId="52E86A82" w14:textId="3CC2ED57" w:rsidR="0035553C" w:rsidRPr="00390BE4" w:rsidRDefault="0035553C" w:rsidP="009D395E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Uteoppholdsareal</w:t>
      </w:r>
    </w:p>
    <w:p w14:paraId="0A70FD8C" w14:textId="2D6F2A23" w:rsidR="0035553C" w:rsidRPr="00390BE4" w:rsidRDefault="003B361A" w:rsidP="009D395E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Møblering, </w:t>
      </w:r>
      <w:r w:rsidR="00A21796" w:rsidRPr="00390BE4">
        <w:rPr>
          <w:iCs/>
          <w:color w:val="000000" w:themeColor="text1"/>
        </w:rPr>
        <w:t>inkl. soner og apparater for lek og trening</w:t>
      </w:r>
    </w:p>
    <w:p w14:paraId="1B009563" w14:textId="1E7CB1D0" w:rsidR="003B361A" w:rsidRPr="00390BE4" w:rsidRDefault="003B361A" w:rsidP="009D395E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Pergola og levegger</w:t>
      </w:r>
    </w:p>
    <w:p w14:paraId="0A50C414" w14:textId="43B8D7FB" w:rsidR="0035553C" w:rsidRPr="00390BE4" w:rsidRDefault="0035553C" w:rsidP="009D395E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Vegetasjon</w:t>
      </w:r>
    </w:p>
    <w:p w14:paraId="7CAFC686" w14:textId="6F5CE623" w:rsidR="0035553C" w:rsidRPr="00390BE4" w:rsidRDefault="0035553C" w:rsidP="009D395E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Belysning</w:t>
      </w:r>
    </w:p>
    <w:p w14:paraId="7FC9D8C1" w14:textId="5469343A" w:rsidR="0035553C" w:rsidRPr="00390BE4" w:rsidRDefault="0035553C" w:rsidP="00A21796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Solceller</w:t>
      </w:r>
      <w:r w:rsidRPr="00390BE4">
        <w:rPr>
          <w:iCs/>
          <w:color w:val="000000" w:themeColor="text1"/>
        </w:rPr>
        <w:br/>
      </w:r>
    </w:p>
    <w:p w14:paraId="2F25FCEC" w14:textId="77777777" w:rsidR="00D02F89" w:rsidRPr="00FD06FF" w:rsidRDefault="00D02F89" w:rsidP="00BE5A91">
      <w:pPr>
        <w:pStyle w:val="Regbest3"/>
      </w:pPr>
      <w:r w:rsidRPr="00390BE4">
        <w:t xml:space="preserve">Trær </w:t>
      </w:r>
      <w:r w:rsidRPr="00FD06FF">
        <w:t>og vegetasjon</w:t>
      </w:r>
    </w:p>
    <w:p w14:paraId="5F64C06D" w14:textId="33F7BC61" w:rsidR="00D02F89" w:rsidRPr="00FD06FF" w:rsidRDefault="00D02F89" w:rsidP="00487C76">
      <w:pPr>
        <w:pStyle w:val="Regbest2"/>
        <w:numPr>
          <w:ilvl w:val="0"/>
          <w:numId w:val="0"/>
        </w:numPr>
        <w:ind w:left="794"/>
        <w:rPr>
          <w:b w:val="0"/>
        </w:rPr>
      </w:pPr>
      <w:r w:rsidRPr="00FD06FF">
        <w:rPr>
          <w:b w:val="0"/>
        </w:rPr>
        <w:t>Det tillates felling av trær innenfor planområdet, med unntak av trær med stammeomkrets over 90 centimeter målt én meter over terreng innenfor bestemmelsesområde BG #</w:t>
      </w:r>
      <w:r w:rsidR="00A21796" w:rsidRPr="00FD06FF">
        <w:rPr>
          <w:b w:val="0"/>
        </w:rPr>
        <w:t>2</w:t>
      </w:r>
      <w:r w:rsidR="00150479" w:rsidRPr="00FD06FF">
        <w:rPr>
          <w:b w:val="0"/>
        </w:rPr>
        <w:t>-3</w:t>
      </w:r>
      <w:r w:rsidRPr="00FD06FF">
        <w:rPr>
          <w:b w:val="0"/>
        </w:rPr>
        <w:t xml:space="preserve">. </w:t>
      </w:r>
    </w:p>
    <w:p w14:paraId="3736F582" w14:textId="77777777" w:rsidR="00D02F89" w:rsidRPr="00FD06FF" w:rsidRDefault="00D02F89" w:rsidP="00487C76">
      <w:pPr>
        <w:pStyle w:val="Regbest2"/>
        <w:numPr>
          <w:ilvl w:val="0"/>
          <w:numId w:val="0"/>
        </w:numPr>
        <w:rPr>
          <w:b w:val="0"/>
        </w:rPr>
      </w:pPr>
    </w:p>
    <w:p w14:paraId="527542E2" w14:textId="08641B5C" w:rsidR="00D02F89" w:rsidRPr="00FD06FF" w:rsidRDefault="00D02F89" w:rsidP="00487C76">
      <w:pPr>
        <w:pStyle w:val="Regbest2"/>
        <w:numPr>
          <w:ilvl w:val="0"/>
          <w:numId w:val="0"/>
        </w:numPr>
        <w:ind w:left="794"/>
        <w:rPr>
          <w:b w:val="0"/>
        </w:rPr>
      </w:pPr>
      <w:r w:rsidRPr="00FD06FF">
        <w:rPr>
          <w:b w:val="0"/>
        </w:rPr>
        <w:t>Det skal plantes minimum 20 nye trær innenfor planområdet. Trærne skal ha en stammeomkrets på minimum 16 cm</w:t>
      </w:r>
      <w:r w:rsidR="00BE6633" w:rsidRPr="00FD06FF">
        <w:rPr>
          <w:b w:val="0"/>
        </w:rPr>
        <w:t>.</w:t>
      </w:r>
    </w:p>
    <w:p w14:paraId="7793BCF4" w14:textId="77777777" w:rsidR="00D02F89" w:rsidRPr="00FD06FF" w:rsidRDefault="00D02F89" w:rsidP="00487C76">
      <w:pPr>
        <w:pStyle w:val="Regbest2"/>
        <w:numPr>
          <w:ilvl w:val="0"/>
          <w:numId w:val="0"/>
        </w:numPr>
        <w:rPr>
          <w:b w:val="0"/>
        </w:rPr>
      </w:pPr>
    </w:p>
    <w:p w14:paraId="79C4C935" w14:textId="7CEF1954" w:rsidR="00D02F89" w:rsidRPr="00FD06FF" w:rsidRDefault="00D02F89" w:rsidP="00487C76">
      <w:pPr>
        <w:pStyle w:val="Regbest2"/>
        <w:numPr>
          <w:ilvl w:val="0"/>
          <w:numId w:val="0"/>
        </w:numPr>
        <w:ind w:left="794"/>
        <w:rPr>
          <w:b w:val="0"/>
        </w:rPr>
      </w:pPr>
      <w:r w:rsidRPr="00FD06FF">
        <w:rPr>
          <w:b w:val="0"/>
        </w:rPr>
        <w:t xml:space="preserve">Ved nyplanting av trær og øvrig vegetasjon skal </w:t>
      </w:r>
      <w:r w:rsidR="00415FAD" w:rsidRPr="00FD06FF">
        <w:rPr>
          <w:b w:val="0"/>
        </w:rPr>
        <w:t>det benyttes arter tilpasset de klimatiske forholdene på stedet</w:t>
      </w:r>
      <w:r w:rsidR="00CF0DF9" w:rsidRPr="00FD06FF">
        <w:rPr>
          <w:b w:val="0"/>
        </w:rPr>
        <w:t>,</w:t>
      </w:r>
      <w:r w:rsidRPr="00FD06FF">
        <w:rPr>
          <w:b w:val="0"/>
        </w:rPr>
        <w:t xml:space="preserve"> som gir gode forhold for pollinerende innsekter. </w:t>
      </w:r>
    </w:p>
    <w:p w14:paraId="0D67FE1A" w14:textId="77777777" w:rsidR="00D02F89" w:rsidRPr="00390BE4" w:rsidRDefault="00D02F89" w:rsidP="00D02F89">
      <w:pPr>
        <w:rPr>
          <w:color w:val="000000" w:themeColor="text1"/>
        </w:rPr>
      </w:pPr>
    </w:p>
    <w:p w14:paraId="698BEB0F" w14:textId="77777777" w:rsidR="00D02F89" w:rsidRPr="00390BE4" w:rsidRDefault="00D02F89" w:rsidP="00BE5A91">
      <w:pPr>
        <w:pStyle w:val="Regbest3"/>
      </w:pPr>
      <w:r w:rsidRPr="00390BE4">
        <w:t>Belysning</w:t>
      </w:r>
    </w:p>
    <w:p w14:paraId="37C58075" w14:textId="04EFF7B2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>Torg og gangforbindelser skal belyses</w:t>
      </w:r>
      <w:r w:rsidR="00EC47AB" w:rsidRPr="00390BE4">
        <w:rPr>
          <w:color w:val="000000" w:themeColor="text1"/>
        </w:rPr>
        <w:t>.</w:t>
      </w:r>
      <w:r w:rsidRPr="00390BE4">
        <w:rPr>
          <w:color w:val="000000" w:themeColor="text1"/>
        </w:rPr>
        <w:br/>
      </w:r>
    </w:p>
    <w:p w14:paraId="2EDDD276" w14:textId="77777777" w:rsidR="00D02F89" w:rsidRPr="00390BE4" w:rsidRDefault="00D02F89" w:rsidP="00BE5A91">
      <w:pPr>
        <w:pStyle w:val="Regbest3"/>
      </w:pPr>
      <w:r w:rsidRPr="00390BE4">
        <w:t>Parkering</w:t>
      </w:r>
    </w:p>
    <w:p w14:paraId="0EDFB710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Det gis følgende føringer for parkering innenfor planområdet: </w:t>
      </w:r>
    </w:p>
    <w:p w14:paraId="377E8B26" w14:textId="77777777" w:rsidR="00D02F89" w:rsidRPr="00390BE4" w:rsidRDefault="00D02F89" w:rsidP="00D02F89">
      <w:pPr>
        <w:ind w:left="612"/>
        <w:rPr>
          <w:i/>
          <w:iCs/>
          <w:color w:val="000000" w:themeColor="text1"/>
        </w:rPr>
      </w:pPr>
      <w:r w:rsidRPr="00390BE4">
        <w:rPr>
          <w:i/>
          <w:iCs/>
          <w:color w:val="000000" w:themeColor="text1"/>
        </w:rPr>
        <w:t xml:space="preserve">Bil: </w:t>
      </w:r>
    </w:p>
    <w:p w14:paraId="0CACFC56" w14:textId="77777777" w:rsidR="00D02F89" w:rsidRPr="00390BE4" w:rsidRDefault="00D02F89" w:rsidP="00D02F89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390BE4">
        <w:rPr>
          <w:color w:val="000000" w:themeColor="text1"/>
        </w:rPr>
        <w:t>Maks 120 plasser for boliger</w:t>
      </w:r>
    </w:p>
    <w:p w14:paraId="63592650" w14:textId="57DFFC75" w:rsidR="00D02F89" w:rsidRPr="00390BE4" w:rsidRDefault="00D02F89" w:rsidP="00D02F89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390BE4">
        <w:rPr>
          <w:color w:val="000000" w:themeColor="text1"/>
        </w:rPr>
        <w:t>Maks 20 plasser for handel, service og kontor</w:t>
      </w:r>
      <w:r w:rsidR="00F4497C">
        <w:rPr>
          <w:color w:val="000000" w:themeColor="text1"/>
        </w:rPr>
        <w:t>.</w:t>
      </w:r>
    </w:p>
    <w:p w14:paraId="15A33148" w14:textId="77777777" w:rsidR="000438D3" w:rsidRPr="00390BE4" w:rsidRDefault="000438D3" w:rsidP="009640AB">
      <w:pPr>
        <w:pStyle w:val="ListParagraph"/>
        <w:ind w:left="927"/>
        <w:rPr>
          <w:color w:val="000000" w:themeColor="text1"/>
        </w:rPr>
      </w:pPr>
    </w:p>
    <w:p w14:paraId="6E1FB84E" w14:textId="04FE263C" w:rsidR="00D02F89" w:rsidRDefault="00D02F89" w:rsidP="00D02F89">
      <w:pPr>
        <w:ind w:left="567"/>
        <w:rPr>
          <w:ins w:id="4" w:author="Forfatter"/>
          <w:color w:val="000000" w:themeColor="text1"/>
        </w:rPr>
      </w:pPr>
      <w:r w:rsidRPr="00390BE4">
        <w:rPr>
          <w:color w:val="000000" w:themeColor="text1"/>
        </w:rPr>
        <w:t>Parkeringsplasser for bil skal plasseres i kjeller</w:t>
      </w:r>
      <w:r w:rsidR="00C12B25" w:rsidRPr="00390BE4">
        <w:rPr>
          <w:color w:val="000000" w:themeColor="text1"/>
        </w:rPr>
        <w:t>, i felt KBA1</w:t>
      </w:r>
      <w:r w:rsidRPr="00390BE4">
        <w:rPr>
          <w:color w:val="000000" w:themeColor="text1"/>
        </w:rPr>
        <w:t xml:space="preserve">. Minst </w:t>
      </w:r>
      <w:r w:rsidR="00CF0DF9" w:rsidRPr="00390BE4">
        <w:rPr>
          <w:color w:val="000000" w:themeColor="text1"/>
        </w:rPr>
        <w:t>50 % av bilparkeringsplassene skal ha lademulighet for ladbare biler.</w:t>
      </w:r>
    </w:p>
    <w:p w14:paraId="63E5F1D6" w14:textId="454B79FE" w:rsidR="00170587" w:rsidRDefault="00170587" w:rsidP="00D02F89">
      <w:pPr>
        <w:ind w:left="567"/>
        <w:rPr>
          <w:ins w:id="5" w:author="Forfatter"/>
          <w:color w:val="000000" w:themeColor="text1"/>
        </w:rPr>
      </w:pPr>
      <w:ins w:id="6" w:author="Forfatter">
        <w:r>
          <w:rPr>
            <w:color w:val="000000" w:themeColor="text1"/>
          </w:rPr>
          <w:t xml:space="preserve">Minimum 50 % av bilparkeringsplassene skal ha lademulighet for ladbare biler. Samtlige plasser skal ha tilstrekkelig OV og el-kapasitet (minimum 7,2 kW per plass) og være forberedt for etablering av ladepunkter. Det kan vurderes lavere effekt om det legges til rette for smarte ladesystemer med lastbalansering. </w:t>
        </w:r>
      </w:ins>
    </w:p>
    <w:p w14:paraId="1D58884D" w14:textId="2F78057E" w:rsidR="00170587" w:rsidRPr="00390BE4" w:rsidRDefault="00170587" w:rsidP="00D02F89">
      <w:pPr>
        <w:ind w:left="567"/>
        <w:rPr>
          <w:color w:val="000000" w:themeColor="text1"/>
        </w:rPr>
      </w:pPr>
      <w:ins w:id="7" w:author="Forfatter">
        <w:r>
          <w:rPr>
            <w:color w:val="000000" w:themeColor="text1"/>
          </w:rPr>
          <w:t xml:space="preserve">Minimum </w:t>
        </w:r>
        <w:r w:rsidR="00B3018F">
          <w:rPr>
            <w:color w:val="000000" w:themeColor="text1"/>
          </w:rPr>
          <w:t>2 plasser</w:t>
        </w:r>
        <w:r>
          <w:rPr>
            <w:color w:val="000000" w:themeColor="text1"/>
          </w:rPr>
          <w:t xml:space="preserve"> skal være tilrettelagt for forflytningshemmede. </w:t>
        </w:r>
      </w:ins>
    </w:p>
    <w:p w14:paraId="51EE8218" w14:textId="77777777" w:rsidR="00D02F89" w:rsidRPr="00390BE4" w:rsidRDefault="00D02F89" w:rsidP="00D02F89">
      <w:pPr>
        <w:ind w:left="612"/>
        <w:rPr>
          <w:i/>
          <w:iCs/>
          <w:color w:val="000000" w:themeColor="text1"/>
        </w:rPr>
      </w:pPr>
      <w:r w:rsidRPr="00390BE4">
        <w:rPr>
          <w:i/>
          <w:iCs/>
          <w:color w:val="000000" w:themeColor="text1"/>
        </w:rPr>
        <w:t>Sykkel:</w:t>
      </w:r>
    </w:p>
    <w:p w14:paraId="4601B300" w14:textId="77777777" w:rsidR="00D02F89" w:rsidRPr="00390BE4" w:rsidRDefault="00D02F89" w:rsidP="00D02F89">
      <w:pPr>
        <w:pStyle w:val="ListParagraph"/>
        <w:numPr>
          <w:ilvl w:val="0"/>
          <w:numId w:val="11"/>
        </w:numPr>
        <w:rPr>
          <w:i/>
          <w:iCs/>
          <w:color w:val="000000" w:themeColor="text1"/>
        </w:rPr>
      </w:pPr>
      <w:r w:rsidRPr="00390BE4">
        <w:rPr>
          <w:color w:val="000000" w:themeColor="text1"/>
        </w:rPr>
        <w:t>Minimum 3 plasser per 100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 for store boligbygg</w:t>
      </w:r>
    </w:p>
    <w:p w14:paraId="4A3CF080" w14:textId="77777777" w:rsidR="00D02F89" w:rsidRPr="00390BE4" w:rsidRDefault="00D02F89" w:rsidP="00D02F89">
      <w:pPr>
        <w:pStyle w:val="ListParagraph"/>
        <w:numPr>
          <w:ilvl w:val="0"/>
          <w:numId w:val="11"/>
        </w:numPr>
        <w:rPr>
          <w:i/>
          <w:iCs/>
          <w:color w:val="000000" w:themeColor="text1"/>
        </w:rPr>
      </w:pPr>
      <w:r w:rsidRPr="00390BE4">
        <w:rPr>
          <w:color w:val="000000" w:themeColor="text1"/>
        </w:rPr>
        <w:t>Minimum 3 plasser per 100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 handel og service</w:t>
      </w:r>
    </w:p>
    <w:p w14:paraId="1EE32EC0" w14:textId="77777777" w:rsidR="00D02F89" w:rsidRPr="00390BE4" w:rsidRDefault="00D02F89" w:rsidP="00D02F89">
      <w:pPr>
        <w:pStyle w:val="ListParagraph"/>
        <w:numPr>
          <w:ilvl w:val="0"/>
          <w:numId w:val="11"/>
        </w:numPr>
        <w:rPr>
          <w:i/>
          <w:iCs/>
          <w:color w:val="000000" w:themeColor="text1"/>
        </w:rPr>
      </w:pPr>
      <w:r w:rsidRPr="00390BE4">
        <w:rPr>
          <w:color w:val="000000" w:themeColor="text1"/>
        </w:rPr>
        <w:t>Minimum 2,5 plasser per 100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 kontor</w:t>
      </w:r>
      <w:r w:rsidRPr="00390BE4">
        <w:rPr>
          <w:color w:val="000000" w:themeColor="text1"/>
        </w:rPr>
        <w:br/>
      </w:r>
    </w:p>
    <w:p w14:paraId="0C8543D6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Minimum 10 % av sykkelparkeringen skal løses på terreng. Utendørs sykkelparkering skal plasseres slik at det ikke kommer i konflikt med fremkommelighet og annen arealbruk. </w:t>
      </w:r>
    </w:p>
    <w:p w14:paraId="121C11C4" w14:textId="5A984305" w:rsidR="00170587" w:rsidRPr="00390BE4" w:rsidRDefault="00CF0DF9" w:rsidP="00170587">
      <w:pPr>
        <w:ind w:left="612"/>
        <w:rPr>
          <w:rFonts w:ascii="Oslo Sans Medium" w:hAnsi="Oslo Sans Medium"/>
          <w:b/>
          <w:color w:val="000000" w:themeColor="text1"/>
        </w:rPr>
      </w:pPr>
      <w:r w:rsidRPr="00390BE4">
        <w:rPr>
          <w:color w:val="000000" w:themeColor="text1"/>
        </w:rPr>
        <w:t xml:space="preserve">Det skal settes av arealer til service for sykkel. Dette kan være i form av vaske- og reparasjonsareal for sykkel (med vann og sluk), oppbevaring av ekstrautstyr som verktøy, ekstradeler med mer. </w:t>
      </w:r>
      <w:r w:rsidR="00D02F89" w:rsidRPr="00390BE4">
        <w:rPr>
          <w:rFonts w:ascii="Oslo Sans Medium" w:hAnsi="Oslo Sans Medium"/>
          <w:b/>
          <w:color w:val="000000" w:themeColor="text1"/>
        </w:rPr>
        <w:br/>
      </w:r>
    </w:p>
    <w:p w14:paraId="522E3358" w14:textId="77777777" w:rsidR="00D02F89" w:rsidRPr="00390BE4" w:rsidRDefault="00D02F89" w:rsidP="00BE5A91">
      <w:pPr>
        <w:pStyle w:val="Regbest3"/>
      </w:pPr>
      <w:r w:rsidRPr="00390BE4">
        <w:t xml:space="preserve">Avkjørsel </w:t>
      </w:r>
    </w:p>
    <w:p w14:paraId="51749F7E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Planområdet skal ha avkjørsel via felt </w:t>
      </w:r>
      <w:proofErr w:type="spellStart"/>
      <w:r w:rsidRPr="00390BE4">
        <w:rPr>
          <w:color w:val="000000" w:themeColor="text1"/>
        </w:rPr>
        <w:t>f_KV</w:t>
      </w:r>
      <w:proofErr w:type="spellEnd"/>
      <w:r w:rsidRPr="00390BE4">
        <w:rPr>
          <w:color w:val="000000" w:themeColor="text1"/>
        </w:rPr>
        <w:t xml:space="preserve">. Renovasjon skal i tillegg ha adkomst fra felt BB1. </w:t>
      </w:r>
      <w:r w:rsidRPr="00390BE4">
        <w:rPr>
          <w:color w:val="000000" w:themeColor="text1"/>
        </w:rPr>
        <w:br/>
      </w:r>
    </w:p>
    <w:p w14:paraId="02178D87" w14:textId="77777777" w:rsidR="00D02F89" w:rsidRPr="00390BE4" w:rsidRDefault="00D02F89" w:rsidP="00BE5A91">
      <w:pPr>
        <w:pStyle w:val="Regbest3"/>
      </w:pPr>
      <w:r w:rsidRPr="00390BE4">
        <w:t xml:space="preserve">Renovasjon </w:t>
      </w:r>
    </w:p>
    <w:p w14:paraId="50EE6C02" w14:textId="07D0B9F7" w:rsidR="00BE5A91" w:rsidRPr="00390BE4" w:rsidRDefault="00D02F89" w:rsidP="00BE5A91">
      <w:pPr>
        <w:ind w:left="612"/>
      </w:pPr>
      <w:r w:rsidRPr="00390BE4">
        <w:rPr>
          <w:rFonts w:eastAsiaTheme="majorEastAsia"/>
          <w:iCs/>
          <w:color w:val="000000" w:themeColor="text1"/>
        </w:rPr>
        <w:t>Renovasjon for husholdninger skal løses med nedgravde eller delvis nedgravde avfallsbeholdere og</w:t>
      </w:r>
      <w:r w:rsidR="00A21796" w:rsidRPr="00390BE4">
        <w:rPr>
          <w:rFonts w:eastAsiaTheme="majorEastAsia"/>
          <w:iCs/>
          <w:color w:val="000000" w:themeColor="text1"/>
        </w:rPr>
        <w:t>/eller</w:t>
      </w:r>
      <w:r w:rsidRPr="00390BE4">
        <w:rPr>
          <w:rFonts w:eastAsiaTheme="majorEastAsia"/>
          <w:iCs/>
          <w:color w:val="000000" w:themeColor="text1"/>
        </w:rPr>
        <w:t xml:space="preserve"> avfallsdunker på hjul i </w:t>
      </w:r>
      <w:proofErr w:type="spellStart"/>
      <w:r w:rsidRPr="00390BE4">
        <w:rPr>
          <w:rFonts w:eastAsiaTheme="majorEastAsia"/>
          <w:iCs/>
          <w:color w:val="000000" w:themeColor="text1"/>
        </w:rPr>
        <w:t>avfallsbod</w:t>
      </w:r>
      <w:proofErr w:type="spellEnd"/>
      <w:r w:rsidRPr="00390BE4">
        <w:rPr>
          <w:rFonts w:eastAsiaTheme="majorEastAsia"/>
          <w:iCs/>
          <w:color w:val="000000" w:themeColor="text1"/>
        </w:rPr>
        <w:t xml:space="preserve">. </w:t>
      </w:r>
      <w:r w:rsidRPr="00390BE4">
        <w:rPr>
          <w:rFonts w:eastAsiaTheme="majorEastAsia"/>
          <w:iCs/>
          <w:strike/>
          <w:color w:val="000000" w:themeColor="text1"/>
        </w:rPr>
        <w:br/>
      </w:r>
    </w:p>
    <w:p w14:paraId="13A02F64" w14:textId="4B2E7940" w:rsidR="00D02F89" w:rsidRPr="00390BE4" w:rsidRDefault="00D02F89" w:rsidP="00BE5A91">
      <w:pPr>
        <w:pStyle w:val="Regbest3"/>
        <w:rPr>
          <w:rFonts w:eastAsiaTheme="majorEastAsia"/>
          <w:iCs/>
        </w:rPr>
      </w:pPr>
      <w:r w:rsidRPr="00390BE4">
        <w:t>Varelevering</w:t>
      </w:r>
    </w:p>
    <w:p w14:paraId="0346CC06" w14:textId="77777777" w:rsidR="00D02F89" w:rsidRPr="00390BE4" w:rsidRDefault="00D02F89" w:rsidP="00D02F89">
      <w:pPr>
        <w:ind w:left="612"/>
        <w:rPr>
          <w:color w:val="000000" w:themeColor="text1"/>
        </w:rPr>
      </w:pPr>
      <w:r w:rsidRPr="00390BE4">
        <w:rPr>
          <w:rFonts w:eastAsiaTheme="majorEastAsia"/>
          <w:color w:val="000000" w:themeColor="text1"/>
        </w:rPr>
        <w:t xml:space="preserve">Varelevering skal skje i kjeller med adkomst via </w:t>
      </w:r>
      <w:proofErr w:type="spellStart"/>
      <w:r w:rsidRPr="00390BE4">
        <w:rPr>
          <w:rFonts w:eastAsiaTheme="majorEastAsia"/>
          <w:color w:val="000000" w:themeColor="text1"/>
        </w:rPr>
        <w:t>f_KV</w:t>
      </w:r>
      <w:proofErr w:type="spellEnd"/>
      <w:r w:rsidRPr="00390BE4">
        <w:rPr>
          <w:rFonts w:eastAsiaTheme="majorEastAsia"/>
          <w:color w:val="000000" w:themeColor="text1"/>
        </w:rPr>
        <w:t xml:space="preserve">. </w:t>
      </w:r>
      <w:r w:rsidRPr="00390BE4">
        <w:rPr>
          <w:rFonts w:eastAsiaTheme="majorEastAsia"/>
          <w:strike/>
          <w:color w:val="000000" w:themeColor="text1"/>
        </w:rPr>
        <w:br/>
      </w:r>
    </w:p>
    <w:p w14:paraId="51F96A33" w14:textId="143EE376" w:rsidR="004923CA" w:rsidRDefault="00D02F89" w:rsidP="00010E3B">
      <w:pPr>
        <w:pStyle w:val="Regbest3"/>
        <w:rPr>
          <w:ins w:id="8" w:author="Forfatter"/>
        </w:rPr>
      </w:pPr>
      <w:r w:rsidRPr="00390BE4">
        <w:t>Støy</w:t>
      </w:r>
    </w:p>
    <w:p w14:paraId="686C126C" w14:textId="05014B10" w:rsidR="004923CA" w:rsidRDefault="004923CA" w:rsidP="004923CA">
      <w:pPr>
        <w:ind w:left="612"/>
        <w:rPr>
          <w:ins w:id="9" w:author="Forfatter"/>
        </w:rPr>
      </w:pPr>
      <w:ins w:id="10" w:author="Forfatter">
        <w:r>
          <w:t xml:space="preserve">Anbefalte støygrenseverdier som angitt i retningslinje T-1442/2021 tabell 2 skal </w:t>
        </w:r>
        <w:r w:rsidR="00010E3B">
          <w:t>følges</w:t>
        </w:r>
        <w:r>
          <w:t xml:space="preserve">, med følgende presiseringer: </w:t>
        </w:r>
      </w:ins>
    </w:p>
    <w:p w14:paraId="150BA8A8" w14:textId="77777777" w:rsidR="004923CA" w:rsidRDefault="004923CA" w:rsidP="004923CA">
      <w:pPr>
        <w:pStyle w:val="ListParagraph"/>
        <w:numPr>
          <w:ilvl w:val="0"/>
          <w:numId w:val="27"/>
        </w:numPr>
        <w:rPr>
          <w:ins w:id="11" w:author="Forfatter"/>
        </w:rPr>
      </w:pPr>
      <w:ins w:id="12" w:author="Forfatter">
        <w:r>
          <w:t>Boenheter skal ha minimum en fasade mot stille side</w:t>
        </w:r>
      </w:ins>
    </w:p>
    <w:p w14:paraId="7B51EC53" w14:textId="77777777" w:rsidR="004923CA" w:rsidRDefault="004923CA" w:rsidP="004923CA">
      <w:pPr>
        <w:pStyle w:val="ListParagraph"/>
        <w:numPr>
          <w:ilvl w:val="0"/>
          <w:numId w:val="27"/>
        </w:numPr>
        <w:rPr>
          <w:ins w:id="13" w:author="Forfatter"/>
        </w:rPr>
      </w:pPr>
      <w:ins w:id="14" w:author="Forfatter">
        <w:r>
          <w:t>Halvparten av oppholdsrom og minimum ett soverom skal vende mot stille side</w:t>
        </w:r>
      </w:ins>
    </w:p>
    <w:p w14:paraId="10E42E4E" w14:textId="1B3577BB" w:rsidR="004923CA" w:rsidRDefault="004923CA" w:rsidP="004923CA">
      <w:pPr>
        <w:pStyle w:val="ListParagraph"/>
        <w:numPr>
          <w:ilvl w:val="0"/>
          <w:numId w:val="27"/>
        </w:numPr>
        <w:rPr>
          <w:ins w:id="15" w:author="Forfatter"/>
        </w:rPr>
      </w:pPr>
      <w:ins w:id="16" w:author="Forfatter">
        <w:r>
          <w:t>Støynivå på felles uteoppholdsareal skal tilfredsstille anbefalte grenseverdier</w:t>
        </w:r>
      </w:ins>
    </w:p>
    <w:p w14:paraId="64D78677" w14:textId="1B5AE4BB" w:rsidR="002217EB" w:rsidRPr="00390BE4" w:rsidRDefault="00D02F89" w:rsidP="00010E3B">
      <w:pPr>
        <w:ind w:left="612"/>
      </w:pPr>
      <w:r w:rsidRPr="00010E3B">
        <w:rPr>
          <w:color w:val="000000" w:themeColor="text1"/>
        </w:rPr>
        <w:t xml:space="preserve">For inntil 15 % av boenhetene tillates dempet fasade som erstatning for stille side. </w:t>
      </w:r>
      <w:r w:rsidR="00C74108" w:rsidRPr="00010E3B">
        <w:rPr>
          <w:color w:val="000000" w:themeColor="text1"/>
        </w:rPr>
        <w:t>Det tillates ikke dempet fasade som erstatning for stille side for ettromsleiligheter.</w:t>
      </w:r>
      <w:r w:rsidR="002217EB">
        <w:br/>
      </w:r>
      <w:r w:rsidR="00317342">
        <w:t xml:space="preserve">  </w:t>
      </w:r>
    </w:p>
    <w:p w14:paraId="14E532D5" w14:textId="77777777" w:rsidR="00BE5A91" w:rsidRPr="00390BE4" w:rsidRDefault="00F66ADD" w:rsidP="00BE5A91">
      <w:pPr>
        <w:pStyle w:val="Regbest3"/>
      </w:pPr>
      <w:r w:rsidRPr="00390BE4">
        <w:t>Leilighetsfordeling</w:t>
      </w:r>
      <w:r w:rsidRPr="00390BE4">
        <w:br/>
        <w:t>Maksimum 40 % av boenhetene innenfor planområdet skal ha et bruksareal på 30-50 m</w:t>
      </w:r>
      <w:r w:rsidRPr="00390BE4">
        <w:rPr>
          <w:vertAlign w:val="superscript"/>
        </w:rPr>
        <w:t>2</w:t>
      </w:r>
      <w:r w:rsidRPr="00390BE4">
        <w:t xml:space="preserve"> BRA. Minst 30 % skal ha et bruksareal på 80 m</w:t>
      </w:r>
      <w:r w:rsidRPr="00390BE4">
        <w:rPr>
          <w:vertAlign w:val="superscript"/>
        </w:rPr>
        <w:t>2</w:t>
      </w:r>
      <w:r w:rsidRPr="00390BE4">
        <w:t xml:space="preserve"> BRA eller mer, hvorav inntil 20 % kan bygges som kombinasjonsbolig med utleieenhet på 20 m</w:t>
      </w:r>
      <w:r w:rsidRPr="00390BE4">
        <w:rPr>
          <w:vertAlign w:val="superscript"/>
        </w:rPr>
        <w:t>2</w:t>
      </w:r>
      <w:r w:rsidRPr="00390BE4">
        <w:t xml:space="preserve"> BRA integrert. Det tillates ikke boenheter under 30 m</w:t>
      </w:r>
      <w:r w:rsidRPr="00390BE4">
        <w:rPr>
          <w:vertAlign w:val="superscript"/>
        </w:rPr>
        <w:t>2</w:t>
      </w:r>
      <w:r w:rsidRPr="00390BE4">
        <w:t xml:space="preserve"> BRA. Det tillates etablert fellesrom i form av gjestehybel under 30 m</w:t>
      </w:r>
      <w:r w:rsidRPr="00390BE4">
        <w:rPr>
          <w:vertAlign w:val="superscript"/>
        </w:rPr>
        <w:t>2</w:t>
      </w:r>
      <w:r w:rsidRPr="00390BE4">
        <w:t xml:space="preserve"> BRA. </w:t>
      </w:r>
      <w:r w:rsidRPr="00390BE4">
        <w:br/>
      </w:r>
      <w:r w:rsidRPr="00390BE4">
        <w:br/>
        <w:t>Krav til leilighetsfordeling skal oppfylles samlet for hele planområdet, og ikke for hvert enkelt byggetrinn. Ved rammesøknad for hvert enkelt byggetrinn skal det redegjøres for leilighetsfordeling i byggetrinnet, samt planlagt leilighetsfordeling for videre byggetrinn.</w:t>
      </w:r>
    </w:p>
    <w:p w14:paraId="7879FA73" w14:textId="77777777" w:rsidR="00BE5A91" w:rsidRPr="00390BE4" w:rsidRDefault="00BE5A91" w:rsidP="00BE5A91"/>
    <w:p w14:paraId="5CF62BD6" w14:textId="5826459E" w:rsidR="004C49B7" w:rsidRPr="00390BE4" w:rsidRDefault="008E51EA" w:rsidP="00390BE4">
      <w:pPr>
        <w:pStyle w:val="Regbest3"/>
      </w:pPr>
      <w:r w:rsidRPr="00390BE4">
        <w:t>Fellesarealer</w:t>
      </w:r>
      <w:r w:rsidR="0035206C" w:rsidRPr="00390BE4">
        <w:br/>
      </w:r>
      <w:r w:rsidR="009D56ED" w:rsidRPr="00390BE4">
        <w:rPr>
          <w:iCs/>
        </w:rPr>
        <w:t xml:space="preserve">Det </w:t>
      </w:r>
      <w:r w:rsidR="00CF0DF9" w:rsidRPr="00390BE4">
        <w:rPr>
          <w:iCs/>
        </w:rPr>
        <w:t xml:space="preserve">skal </w:t>
      </w:r>
      <w:r w:rsidR="00424084" w:rsidRPr="00390BE4">
        <w:rPr>
          <w:iCs/>
        </w:rPr>
        <w:t xml:space="preserve">etableres </w:t>
      </w:r>
      <w:r w:rsidR="00F72B55" w:rsidRPr="00390BE4">
        <w:rPr>
          <w:iCs/>
        </w:rPr>
        <w:t xml:space="preserve">minimum </w:t>
      </w:r>
      <w:ins w:id="17" w:author="Forfatter">
        <w:r w:rsidR="00F46EF5">
          <w:rPr>
            <w:iCs/>
          </w:rPr>
          <w:t>4</w:t>
        </w:r>
      </w:ins>
      <w:del w:id="18" w:author="Forfatter">
        <w:r w:rsidR="00F72B55" w:rsidRPr="00390BE4" w:rsidDel="00B736B9">
          <w:rPr>
            <w:iCs/>
          </w:rPr>
          <w:delText>1</w:delText>
        </w:r>
      </w:del>
      <w:r w:rsidR="00F72B55" w:rsidRPr="00390BE4">
        <w:rPr>
          <w:iCs/>
        </w:rPr>
        <w:t>00 m</w:t>
      </w:r>
      <w:r w:rsidR="00F72B55" w:rsidRPr="00390BE4">
        <w:rPr>
          <w:iCs/>
          <w:vertAlign w:val="superscript"/>
        </w:rPr>
        <w:t>2</w:t>
      </w:r>
      <w:r w:rsidR="00F72B55" w:rsidRPr="00390BE4">
        <w:rPr>
          <w:iCs/>
        </w:rPr>
        <w:t xml:space="preserve"> BRA </w:t>
      </w:r>
      <w:r w:rsidR="00424084" w:rsidRPr="00390BE4">
        <w:rPr>
          <w:iCs/>
        </w:rPr>
        <w:t>innendørs fellesarealer for bolig</w:t>
      </w:r>
      <w:r w:rsidR="00F72B55" w:rsidRPr="00390BE4">
        <w:rPr>
          <w:iCs/>
        </w:rPr>
        <w:t>. Innendørs fellesarealer kan være</w:t>
      </w:r>
      <w:r w:rsidR="00424084" w:rsidRPr="00390BE4">
        <w:rPr>
          <w:iCs/>
        </w:rPr>
        <w:t xml:space="preserve"> forsamlingslokale, gjestehybel,</w:t>
      </w:r>
      <w:r w:rsidR="00FA5241" w:rsidRPr="00390BE4">
        <w:rPr>
          <w:iCs/>
        </w:rPr>
        <w:t xml:space="preserve"> lekerom,</w:t>
      </w:r>
      <w:r w:rsidR="00424084" w:rsidRPr="00390BE4">
        <w:rPr>
          <w:iCs/>
        </w:rPr>
        <w:t xml:space="preserve"> treningsrom, verksted etc.</w:t>
      </w:r>
      <w:r w:rsidR="009D56ED" w:rsidRPr="00390BE4">
        <w:rPr>
          <w:iCs/>
        </w:rPr>
        <w:t xml:space="preserve"> </w:t>
      </w:r>
    </w:p>
    <w:p w14:paraId="1B41809D" w14:textId="14D6357E" w:rsidR="00C87AFB" w:rsidRPr="00390BE4" w:rsidRDefault="00C87AFB" w:rsidP="00356ACF">
      <w:pPr>
        <w:overflowPunct w:val="0"/>
        <w:autoSpaceDE w:val="0"/>
        <w:autoSpaceDN w:val="0"/>
        <w:adjustRightInd w:val="0"/>
        <w:spacing w:after="240" w:line="240" w:lineRule="auto"/>
        <w:textAlignment w:val="baseline"/>
        <w:rPr>
          <w:rFonts w:eastAsiaTheme="majorEastAsia"/>
          <w:iCs/>
          <w:color w:val="000000" w:themeColor="text1"/>
        </w:rPr>
      </w:pPr>
    </w:p>
    <w:p w14:paraId="5D5C9C56" w14:textId="77777777" w:rsidR="00C87AFB" w:rsidRPr="00390BE4" w:rsidRDefault="00C87AFB" w:rsidP="00487C76">
      <w:pPr>
        <w:pStyle w:val="Regbest2"/>
        <w:numPr>
          <w:ilvl w:val="0"/>
          <w:numId w:val="0"/>
        </w:numPr>
        <w:ind w:left="612"/>
      </w:pPr>
    </w:p>
    <w:p w14:paraId="3147C389" w14:textId="284EC2EC" w:rsidR="00BE5A91" w:rsidRPr="00390BE4" w:rsidRDefault="00BE5A91" w:rsidP="00487C76">
      <w:pPr>
        <w:pStyle w:val="Regbest2"/>
      </w:pPr>
      <w:r w:rsidRPr="00390BE4">
        <w:t>Bolig</w:t>
      </w:r>
      <w:r w:rsidR="00CB0A4A" w:rsidRPr="00390BE4">
        <w:t>bebyggelse</w:t>
      </w:r>
      <w:r w:rsidRPr="00390BE4">
        <w:t xml:space="preserve"> / forretning</w:t>
      </w:r>
      <w:r w:rsidR="00CB0A4A" w:rsidRPr="00390BE4">
        <w:t>er</w:t>
      </w:r>
      <w:r w:rsidRPr="00390BE4">
        <w:t xml:space="preserve"> / kulturinstitusjon / administrasjon / annen offentlig eller privat tjenesteyting / kontor / bevertning / lager / annen næring (håndverksvirksomhet og matproduksjon), felt KBA</w:t>
      </w:r>
      <w:r w:rsidR="00C12B25" w:rsidRPr="00390BE4">
        <w:t>1</w:t>
      </w:r>
      <w:r w:rsidRPr="00390BE4">
        <w:t>-</w:t>
      </w:r>
      <w:r w:rsidR="00C87AFB" w:rsidRPr="00390BE4">
        <w:t>4</w:t>
      </w:r>
    </w:p>
    <w:p w14:paraId="029530E6" w14:textId="79F556B8" w:rsidR="00262D5D" w:rsidRPr="00390BE4" w:rsidRDefault="00262D5D" w:rsidP="001B0659">
      <w:pPr>
        <w:pStyle w:val="Regbest3"/>
      </w:pPr>
      <w:r w:rsidRPr="00390BE4">
        <w:t>Bruk</w:t>
      </w:r>
    </w:p>
    <w:p w14:paraId="5108AF15" w14:textId="2514546F" w:rsidR="00694B02" w:rsidRPr="00390BE4" w:rsidRDefault="00694B02" w:rsidP="004C49B7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>Innenfor felt KBA</w:t>
      </w:r>
      <w:r w:rsidR="00C87AFB" w:rsidRPr="00390BE4">
        <w:rPr>
          <w:color w:val="000000" w:themeColor="text1"/>
        </w:rPr>
        <w:t>2</w:t>
      </w:r>
      <w:r w:rsidRPr="00390BE4">
        <w:rPr>
          <w:color w:val="000000" w:themeColor="text1"/>
        </w:rPr>
        <w:t xml:space="preserve"> skal det være en </w:t>
      </w:r>
      <w:proofErr w:type="spellStart"/>
      <w:r w:rsidRPr="00390BE4">
        <w:rPr>
          <w:color w:val="000000" w:themeColor="text1"/>
        </w:rPr>
        <w:t>boligandel</w:t>
      </w:r>
      <w:proofErr w:type="spellEnd"/>
      <w:r w:rsidRPr="00390BE4">
        <w:rPr>
          <w:color w:val="000000" w:themeColor="text1"/>
        </w:rPr>
        <w:t xml:space="preserve"> på minimum </w:t>
      </w:r>
      <w:ins w:id="19" w:author="Forfatter">
        <w:r w:rsidR="00BC47EA">
          <w:rPr>
            <w:color w:val="000000" w:themeColor="text1"/>
          </w:rPr>
          <w:t>8</w:t>
        </w:r>
      </w:ins>
      <w:del w:id="20" w:author="Forfatter">
        <w:r w:rsidRPr="00390BE4" w:rsidDel="00BC47EA">
          <w:rPr>
            <w:color w:val="000000" w:themeColor="text1"/>
          </w:rPr>
          <w:delText>6</w:delText>
        </w:r>
      </w:del>
      <w:r w:rsidRPr="00390BE4">
        <w:rPr>
          <w:color w:val="000000" w:themeColor="text1"/>
        </w:rPr>
        <w:t>0</w:t>
      </w:r>
      <w:r w:rsidR="00243A81" w:rsidRPr="00390BE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t xml:space="preserve">%. </w:t>
      </w:r>
    </w:p>
    <w:p w14:paraId="56CC2FF1" w14:textId="712AD4BF" w:rsidR="00694B02" w:rsidRPr="00390BE4" w:rsidRDefault="00694B02" w:rsidP="004C49B7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 xml:space="preserve">Innenfor </w:t>
      </w:r>
      <w:r w:rsidR="00CB0A4A" w:rsidRPr="00390BE4">
        <w:rPr>
          <w:color w:val="000000" w:themeColor="text1"/>
        </w:rPr>
        <w:t xml:space="preserve">felt </w:t>
      </w:r>
      <w:r w:rsidRPr="00390BE4">
        <w:rPr>
          <w:color w:val="000000" w:themeColor="text1"/>
        </w:rPr>
        <w:t>KBA</w:t>
      </w:r>
      <w:r w:rsidR="00C87AFB" w:rsidRPr="00390BE4">
        <w:rPr>
          <w:color w:val="000000" w:themeColor="text1"/>
        </w:rPr>
        <w:t>3</w:t>
      </w:r>
      <w:r w:rsidRPr="00390BE4">
        <w:rPr>
          <w:color w:val="000000" w:themeColor="text1"/>
        </w:rPr>
        <w:t>-</w:t>
      </w:r>
      <w:r w:rsidR="00C87AFB" w:rsidRPr="00390BE4">
        <w:rPr>
          <w:color w:val="000000" w:themeColor="text1"/>
        </w:rPr>
        <w:t>4</w:t>
      </w:r>
      <w:r w:rsidRPr="00390BE4">
        <w:rPr>
          <w:color w:val="000000" w:themeColor="text1"/>
        </w:rPr>
        <w:t xml:space="preserve"> skal det være en </w:t>
      </w:r>
      <w:proofErr w:type="spellStart"/>
      <w:r w:rsidRPr="00390BE4">
        <w:rPr>
          <w:color w:val="000000" w:themeColor="text1"/>
        </w:rPr>
        <w:t>boligandel</w:t>
      </w:r>
      <w:proofErr w:type="spellEnd"/>
      <w:r w:rsidRPr="00390BE4">
        <w:rPr>
          <w:color w:val="000000" w:themeColor="text1"/>
        </w:rPr>
        <w:t xml:space="preserve"> på minimum </w:t>
      </w:r>
      <w:ins w:id="21" w:author="Forfatter">
        <w:r w:rsidR="00BC47EA">
          <w:rPr>
            <w:color w:val="000000" w:themeColor="text1"/>
          </w:rPr>
          <w:t>9</w:t>
        </w:r>
      </w:ins>
      <w:del w:id="22" w:author="Forfatter">
        <w:r w:rsidRPr="00390BE4" w:rsidDel="00BC47EA">
          <w:rPr>
            <w:color w:val="000000" w:themeColor="text1"/>
          </w:rPr>
          <w:delText>8</w:delText>
        </w:r>
      </w:del>
      <w:r w:rsidRPr="00390BE4">
        <w:rPr>
          <w:color w:val="000000" w:themeColor="text1"/>
        </w:rPr>
        <w:t>0</w:t>
      </w:r>
      <w:r w:rsidR="00243A81" w:rsidRPr="00390BE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t xml:space="preserve">%. </w:t>
      </w:r>
    </w:p>
    <w:p w14:paraId="2235BF28" w14:textId="770E4C41" w:rsidR="005B5207" w:rsidRPr="00390BE4" w:rsidRDefault="00075CB5" w:rsidP="005403FF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>Innenfor felt KBA</w:t>
      </w:r>
      <w:r w:rsidR="00C87AFB" w:rsidRPr="00390BE4">
        <w:rPr>
          <w:color w:val="000000" w:themeColor="text1"/>
        </w:rPr>
        <w:t>2</w:t>
      </w:r>
      <w:r w:rsidR="00262D5D" w:rsidRPr="00390BE4">
        <w:rPr>
          <w:color w:val="000000" w:themeColor="text1"/>
        </w:rPr>
        <w:t xml:space="preserve"> skal </w:t>
      </w:r>
      <w:r w:rsidR="006B5DE9" w:rsidRPr="00390BE4">
        <w:rPr>
          <w:color w:val="000000" w:themeColor="text1"/>
        </w:rPr>
        <w:t xml:space="preserve">det </w:t>
      </w:r>
      <w:r w:rsidR="00BC2F15" w:rsidRPr="00390BE4">
        <w:rPr>
          <w:color w:val="000000" w:themeColor="text1"/>
        </w:rPr>
        <w:t xml:space="preserve">etableres minimum </w:t>
      </w:r>
      <w:r w:rsidR="006B5DE9" w:rsidRPr="00390BE4">
        <w:rPr>
          <w:color w:val="000000" w:themeColor="text1"/>
        </w:rPr>
        <w:t xml:space="preserve">1 </w:t>
      </w:r>
      <w:r w:rsidR="00CF6B6D" w:rsidRPr="00390BE4">
        <w:rPr>
          <w:color w:val="000000" w:themeColor="text1"/>
        </w:rPr>
        <w:t>0</w:t>
      </w:r>
      <w:r w:rsidR="006B5DE9" w:rsidRPr="00390BE4">
        <w:rPr>
          <w:color w:val="000000" w:themeColor="text1"/>
        </w:rPr>
        <w:t>00</w:t>
      </w:r>
      <w:r w:rsidR="00BC2F15" w:rsidRPr="00390BE4">
        <w:rPr>
          <w:color w:val="000000" w:themeColor="text1"/>
        </w:rPr>
        <w:t xml:space="preserve"> m</w:t>
      </w:r>
      <w:r w:rsidR="00BC2F15" w:rsidRPr="00390BE4">
        <w:rPr>
          <w:color w:val="000000" w:themeColor="text1"/>
          <w:vertAlign w:val="superscript"/>
        </w:rPr>
        <w:t>2</w:t>
      </w:r>
      <w:r w:rsidR="00BC2F15" w:rsidRPr="00390BE4">
        <w:rPr>
          <w:color w:val="000000" w:themeColor="text1"/>
        </w:rPr>
        <w:t xml:space="preserve"> utadrettede funksjoner mot felt </w:t>
      </w:r>
      <w:proofErr w:type="spellStart"/>
      <w:r w:rsidR="00ED4835" w:rsidRPr="00390BE4">
        <w:rPr>
          <w:color w:val="000000" w:themeColor="text1"/>
        </w:rPr>
        <w:t>f_</w:t>
      </w:r>
      <w:r w:rsidR="00BC2F15" w:rsidRPr="00390BE4">
        <w:rPr>
          <w:color w:val="000000" w:themeColor="text1"/>
        </w:rPr>
        <w:t>TO</w:t>
      </w:r>
      <w:proofErr w:type="spellEnd"/>
      <w:r w:rsidR="002262DB" w:rsidRPr="00390BE4">
        <w:rPr>
          <w:color w:val="000000" w:themeColor="text1"/>
        </w:rPr>
        <w:t xml:space="preserve"> og Sinsenveien</w:t>
      </w:r>
      <w:r w:rsidR="00BC2F15" w:rsidRPr="00390BE4">
        <w:rPr>
          <w:color w:val="000000" w:themeColor="text1"/>
        </w:rPr>
        <w:t>. Utadrettede funksjoner kan være forretning, bevertnin</w:t>
      </w:r>
      <w:r w:rsidR="0075189A" w:rsidRPr="00390BE4">
        <w:rPr>
          <w:color w:val="000000" w:themeColor="text1"/>
        </w:rPr>
        <w:t>g</w:t>
      </w:r>
      <w:r w:rsidR="00503407" w:rsidRPr="00390BE4">
        <w:rPr>
          <w:color w:val="000000" w:themeColor="text1"/>
        </w:rPr>
        <w:t>, tjenesteyting</w:t>
      </w:r>
      <w:r w:rsidR="0075189A" w:rsidRPr="00390BE4">
        <w:rPr>
          <w:color w:val="000000" w:themeColor="text1"/>
        </w:rPr>
        <w:t xml:space="preserve"> og</w:t>
      </w:r>
      <w:r w:rsidR="00BC2F15" w:rsidRPr="00390BE4">
        <w:rPr>
          <w:color w:val="000000" w:themeColor="text1"/>
        </w:rPr>
        <w:t xml:space="preserve"> kulturvirksomheter. </w:t>
      </w:r>
      <w:r w:rsidR="00A05C36" w:rsidRPr="00390BE4">
        <w:rPr>
          <w:color w:val="000000" w:themeColor="text1"/>
        </w:rPr>
        <w:br/>
      </w:r>
      <w:r w:rsidR="00262D5D" w:rsidRPr="00390BE4">
        <w:rPr>
          <w:color w:val="000000" w:themeColor="text1"/>
        </w:rPr>
        <w:br/>
      </w:r>
      <w:r w:rsidR="002262DB" w:rsidRPr="00390BE4">
        <w:rPr>
          <w:color w:val="000000" w:themeColor="text1"/>
        </w:rPr>
        <w:t>Innenfor formål annen næring (håndverksvirksomhet</w:t>
      </w:r>
      <w:r w:rsidR="00AD5F66" w:rsidRPr="00390BE4">
        <w:rPr>
          <w:color w:val="000000" w:themeColor="text1"/>
        </w:rPr>
        <w:t xml:space="preserve"> og matproduksjon</w:t>
      </w:r>
      <w:r w:rsidR="002262DB" w:rsidRPr="00390BE4">
        <w:rPr>
          <w:color w:val="000000" w:themeColor="text1"/>
        </w:rPr>
        <w:t>) tillates verksteder, produksjonslokaler</w:t>
      </w:r>
      <w:r w:rsidR="00801C1F" w:rsidRPr="00390BE4">
        <w:rPr>
          <w:color w:val="000000" w:themeColor="text1"/>
        </w:rPr>
        <w:t>,</w:t>
      </w:r>
      <w:r w:rsidR="002262DB" w:rsidRPr="00390BE4">
        <w:rPr>
          <w:color w:val="000000" w:themeColor="text1"/>
        </w:rPr>
        <w:t xml:space="preserve"> håndverksbedrifter</w:t>
      </w:r>
      <w:r w:rsidR="00801C1F" w:rsidRPr="00390BE4">
        <w:rPr>
          <w:color w:val="000000" w:themeColor="text1"/>
        </w:rPr>
        <w:t>, bakeri og/eller storkjøkken</w:t>
      </w:r>
      <w:r w:rsidR="00970AF4" w:rsidRPr="00390BE4">
        <w:rPr>
          <w:color w:val="000000" w:themeColor="text1"/>
        </w:rPr>
        <w:t xml:space="preserve">. </w:t>
      </w:r>
      <w:r w:rsidR="002262DB" w:rsidRPr="00390BE4">
        <w:rPr>
          <w:color w:val="000000" w:themeColor="text1"/>
        </w:rPr>
        <w:t xml:space="preserve">Virksomhetene skal ikke være til sjenanse for omkringliggende bebyggelse med hensyn til trafikk, støy-, luftforurensning og lignende. </w:t>
      </w:r>
    </w:p>
    <w:p w14:paraId="0075CFCE" w14:textId="7A9055C4" w:rsidR="00C12B25" w:rsidRPr="00390BE4" w:rsidRDefault="00262D5D" w:rsidP="00CB1225">
      <w:pPr>
        <w:pStyle w:val="Regbest3"/>
        <w:rPr>
          <w:rFonts w:asciiTheme="minorHAnsi" w:hAnsiTheme="minorHAnsi"/>
        </w:rPr>
      </w:pPr>
      <w:r w:rsidRPr="00390BE4">
        <w:t>Utnyttelsesgrad</w:t>
      </w:r>
      <w:r w:rsidR="00D5050F" w:rsidRPr="00390BE4">
        <w:br/>
      </w:r>
      <w:r w:rsidR="00C12B25" w:rsidRPr="00390BE4">
        <w:rPr>
          <w:rFonts w:asciiTheme="minorHAnsi" w:hAnsiTheme="minorHAnsi"/>
        </w:rPr>
        <w:t xml:space="preserve">Bruksareal i felt KBA1 skal ikke overstige </w:t>
      </w:r>
      <w:r w:rsidR="00FD10E6" w:rsidRPr="00390BE4">
        <w:rPr>
          <w:rFonts w:asciiTheme="minorHAnsi" w:hAnsiTheme="minorHAnsi"/>
        </w:rPr>
        <w:t>5 500</w:t>
      </w:r>
      <w:r w:rsidR="00C12B25" w:rsidRPr="00390BE4">
        <w:rPr>
          <w:rFonts w:asciiTheme="minorHAnsi" w:hAnsiTheme="minorHAnsi"/>
        </w:rPr>
        <w:t xml:space="preserve"> m</w:t>
      </w:r>
      <w:r w:rsidR="00C12B25" w:rsidRPr="00390BE4">
        <w:rPr>
          <w:rFonts w:asciiTheme="minorHAnsi" w:hAnsiTheme="minorHAnsi"/>
          <w:vertAlign w:val="superscript"/>
        </w:rPr>
        <w:t>2</w:t>
      </w:r>
      <w:r w:rsidR="00C12B25" w:rsidRPr="00390BE4">
        <w:rPr>
          <w:rFonts w:asciiTheme="minorHAnsi" w:hAnsiTheme="minorHAnsi"/>
        </w:rPr>
        <w:t xml:space="preserve"> BRA.</w:t>
      </w:r>
    </w:p>
    <w:p w14:paraId="58ADDB73" w14:textId="7891E8D1" w:rsidR="00D5050F" w:rsidRPr="00390BE4" w:rsidRDefault="00C12B25" w:rsidP="009640AB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br/>
      </w:r>
      <w:r w:rsidR="00D5050F" w:rsidRPr="00390BE4">
        <w:rPr>
          <w:rFonts w:asciiTheme="minorHAnsi" w:hAnsiTheme="minorHAnsi"/>
        </w:rPr>
        <w:t>Bruksareal i felt KBA</w:t>
      </w:r>
      <w:r w:rsidR="00C87AFB" w:rsidRPr="00390BE4">
        <w:rPr>
          <w:rFonts w:asciiTheme="minorHAnsi" w:hAnsiTheme="minorHAnsi"/>
        </w:rPr>
        <w:t>2</w:t>
      </w:r>
      <w:r w:rsidR="00D5050F" w:rsidRPr="00390BE4">
        <w:rPr>
          <w:rFonts w:asciiTheme="minorHAnsi" w:hAnsiTheme="minorHAnsi"/>
        </w:rPr>
        <w:t xml:space="preserve"> skal ikke overstige 11 </w:t>
      </w:r>
      <w:r w:rsidR="00D23406" w:rsidRPr="00390BE4">
        <w:rPr>
          <w:rFonts w:asciiTheme="minorHAnsi" w:hAnsiTheme="minorHAnsi"/>
        </w:rPr>
        <w:t>1</w:t>
      </w:r>
      <w:r w:rsidR="00D5050F" w:rsidRPr="00390BE4">
        <w:rPr>
          <w:rFonts w:asciiTheme="minorHAnsi" w:hAnsiTheme="minorHAnsi"/>
        </w:rPr>
        <w:t>50 m</w:t>
      </w:r>
      <w:r w:rsidR="00D5050F" w:rsidRPr="00390BE4">
        <w:rPr>
          <w:rFonts w:asciiTheme="minorHAnsi" w:hAnsiTheme="minorHAnsi"/>
          <w:vertAlign w:val="superscript"/>
        </w:rPr>
        <w:t>2</w:t>
      </w:r>
      <w:r w:rsidR="00D5050F" w:rsidRPr="00390BE4">
        <w:rPr>
          <w:rFonts w:asciiTheme="minorHAnsi" w:hAnsiTheme="minorHAnsi"/>
        </w:rPr>
        <w:t xml:space="preserve"> BRA over terreng</w:t>
      </w:r>
      <w:r w:rsidR="001A3742" w:rsidRPr="00390BE4">
        <w:rPr>
          <w:rFonts w:asciiTheme="minorHAnsi" w:hAnsiTheme="minorHAnsi"/>
        </w:rPr>
        <w:t>.</w:t>
      </w:r>
      <w:r w:rsidR="00D5050F" w:rsidRPr="00390BE4">
        <w:rPr>
          <w:rFonts w:asciiTheme="minorHAnsi" w:hAnsiTheme="minorHAnsi"/>
        </w:rPr>
        <w:br/>
      </w:r>
    </w:p>
    <w:p w14:paraId="5D312545" w14:textId="0A96057F" w:rsidR="00D5050F" w:rsidRPr="00390BE4" w:rsidRDefault="00D5050F" w:rsidP="00CB1225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>Bruksareal i felt KBA</w:t>
      </w:r>
      <w:r w:rsidR="00C87AFB" w:rsidRPr="00390BE4">
        <w:rPr>
          <w:rFonts w:asciiTheme="minorHAnsi" w:hAnsiTheme="minorHAnsi"/>
        </w:rPr>
        <w:t>3</w:t>
      </w:r>
      <w:r w:rsidRPr="00390BE4">
        <w:rPr>
          <w:rFonts w:asciiTheme="minorHAnsi" w:hAnsiTheme="minorHAnsi"/>
        </w:rPr>
        <w:t xml:space="preserve"> skal ikke overstige 5 </w:t>
      </w:r>
      <w:r w:rsidR="00A275FC" w:rsidRPr="00390BE4">
        <w:rPr>
          <w:rFonts w:asciiTheme="minorHAnsi" w:hAnsiTheme="minorHAnsi"/>
        </w:rPr>
        <w:t>7</w:t>
      </w:r>
      <w:r w:rsidRPr="00390BE4">
        <w:rPr>
          <w:rFonts w:asciiTheme="minorHAnsi" w:hAnsiTheme="minorHAnsi"/>
        </w:rPr>
        <w:t>00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over terreng. </w:t>
      </w:r>
    </w:p>
    <w:p w14:paraId="461716FB" w14:textId="77777777" w:rsidR="00D5050F" w:rsidRPr="00390BE4" w:rsidRDefault="00D5050F" w:rsidP="00CB1225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</w:p>
    <w:p w14:paraId="6CCD00D6" w14:textId="7B212F96" w:rsidR="00D5050F" w:rsidRPr="00390BE4" w:rsidRDefault="00D5050F" w:rsidP="00CB1225">
      <w:pPr>
        <w:pStyle w:val="Regbest3"/>
        <w:numPr>
          <w:ilvl w:val="0"/>
          <w:numId w:val="0"/>
        </w:numPr>
        <w:ind w:left="794"/>
        <w:rPr>
          <w:rFonts w:asciiTheme="minorHAnsi" w:hAnsiTheme="minorHAnsi"/>
        </w:rPr>
      </w:pPr>
      <w:r w:rsidRPr="00390BE4">
        <w:rPr>
          <w:rFonts w:asciiTheme="minorHAnsi" w:hAnsiTheme="minorHAnsi"/>
        </w:rPr>
        <w:t>Bruksareal i felt KBA</w:t>
      </w:r>
      <w:r w:rsidR="00C87AFB" w:rsidRPr="00390BE4">
        <w:rPr>
          <w:rFonts w:asciiTheme="minorHAnsi" w:hAnsiTheme="minorHAnsi"/>
        </w:rPr>
        <w:t>4</w:t>
      </w:r>
      <w:r w:rsidRPr="00390BE4">
        <w:rPr>
          <w:rFonts w:asciiTheme="minorHAnsi" w:hAnsiTheme="minorHAnsi"/>
        </w:rPr>
        <w:t xml:space="preserve"> skal ikke overstige 7 </w:t>
      </w:r>
      <w:r w:rsidR="00A275FC" w:rsidRPr="00390BE4">
        <w:rPr>
          <w:rFonts w:asciiTheme="minorHAnsi" w:hAnsiTheme="minorHAnsi"/>
        </w:rPr>
        <w:t>4</w:t>
      </w:r>
      <w:r w:rsidRPr="00390BE4">
        <w:rPr>
          <w:rFonts w:asciiTheme="minorHAnsi" w:hAnsiTheme="minorHAnsi"/>
        </w:rPr>
        <w:t>00 m</w:t>
      </w:r>
      <w:r w:rsidRPr="00390BE4">
        <w:rPr>
          <w:rFonts w:asciiTheme="minorHAnsi" w:hAnsiTheme="minorHAnsi"/>
          <w:vertAlign w:val="superscript"/>
        </w:rPr>
        <w:t>2</w:t>
      </w:r>
      <w:r w:rsidRPr="00390BE4">
        <w:rPr>
          <w:rFonts w:asciiTheme="minorHAnsi" w:hAnsiTheme="minorHAnsi"/>
        </w:rPr>
        <w:t xml:space="preserve"> BRA over terreng</w:t>
      </w:r>
      <w:r w:rsidR="001A3742" w:rsidRPr="00390BE4">
        <w:rPr>
          <w:rFonts w:asciiTheme="minorHAnsi" w:hAnsiTheme="minorHAnsi"/>
        </w:rPr>
        <w:t>.</w:t>
      </w:r>
    </w:p>
    <w:p w14:paraId="632C1249" w14:textId="2C0F47FF" w:rsidR="00262D5D" w:rsidRPr="00390BE4" w:rsidRDefault="00262D5D" w:rsidP="00625F6C">
      <w:pPr>
        <w:pStyle w:val="ListParagraph"/>
        <w:rPr>
          <w:rFonts w:asciiTheme="minorHAnsi" w:hAnsiTheme="minorHAnsi"/>
          <w:color w:val="000000" w:themeColor="text1"/>
        </w:rPr>
      </w:pPr>
    </w:p>
    <w:p w14:paraId="3CC34FA3" w14:textId="0BD54AA6" w:rsidR="009B0BE9" w:rsidRPr="00390BE4" w:rsidRDefault="00351E00" w:rsidP="009B0BE9">
      <w:pPr>
        <w:pStyle w:val="Regbest3"/>
      </w:pPr>
      <w:r w:rsidRPr="00390BE4">
        <w:t xml:space="preserve">Utforming </w:t>
      </w:r>
    </w:p>
    <w:p w14:paraId="36A05E3A" w14:textId="77777777" w:rsidR="009B0BE9" w:rsidRPr="00390BE4" w:rsidRDefault="009B0BE9" w:rsidP="009B0BE9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>Alle boenheter mot Sinsenveien skal ha fasader mot to himmelretninger.</w:t>
      </w:r>
    </w:p>
    <w:p w14:paraId="2932A015" w14:textId="68EE8F11" w:rsidR="009B0BE9" w:rsidRPr="00390BE4" w:rsidRDefault="009B0BE9" w:rsidP="009B0BE9">
      <w:pPr>
        <w:ind w:left="708"/>
        <w:rPr>
          <w:color w:val="000000" w:themeColor="text1"/>
        </w:rPr>
      </w:pPr>
      <w:r w:rsidRPr="00390BE4">
        <w:rPr>
          <w:rFonts w:eastAsiaTheme="majorEastAsia"/>
          <w:iCs/>
          <w:color w:val="000000" w:themeColor="text1"/>
        </w:rPr>
        <w:t>Innenfor felt KBA</w:t>
      </w:r>
      <w:r w:rsidR="00C87AFB" w:rsidRPr="00390BE4">
        <w:rPr>
          <w:rFonts w:eastAsiaTheme="majorEastAsia"/>
          <w:iCs/>
          <w:color w:val="000000" w:themeColor="text1"/>
        </w:rPr>
        <w:t>4</w:t>
      </w:r>
      <w:r w:rsidRPr="00390BE4">
        <w:rPr>
          <w:rFonts w:eastAsiaTheme="majorEastAsia"/>
          <w:iCs/>
          <w:color w:val="000000" w:themeColor="text1"/>
        </w:rPr>
        <w:t xml:space="preserve"> skal det etableres en utvendig forbindelse fra felt KBA</w:t>
      </w:r>
      <w:r w:rsidR="00C87AFB" w:rsidRPr="00390BE4">
        <w:rPr>
          <w:rFonts w:eastAsiaTheme="majorEastAsia"/>
          <w:iCs/>
          <w:color w:val="000000" w:themeColor="text1"/>
        </w:rPr>
        <w:t>2</w:t>
      </w:r>
      <w:r w:rsidRPr="00390BE4">
        <w:rPr>
          <w:rFonts w:eastAsiaTheme="majorEastAsia"/>
          <w:iCs/>
          <w:color w:val="000000" w:themeColor="text1"/>
        </w:rPr>
        <w:t xml:space="preserve"> til felt </w:t>
      </w:r>
      <w:proofErr w:type="spellStart"/>
      <w:r w:rsidRPr="00390BE4">
        <w:rPr>
          <w:rFonts w:eastAsiaTheme="majorEastAsia"/>
          <w:iCs/>
          <w:color w:val="000000" w:themeColor="text1"/>
        </w:rPr>
        <w:t>f_UTE</w:t>
      </w:r>
      <w:proofErr w:type="spellEnd"/>
      <w:r w:rsidRPr="00390BE4">
        <w:rPr>
          <w:rFonts w:eastAsiaTheme="majorEastAsia"/>
          <w:iCs/>
          <w:color w:val="000000" w:themeColor="text1"/>
        </w:rPr>
        <w:t>.</w:t>
      </w:r>
    </w:p>
    <w:p w14:paraId="32C3221B" w14:textId="72A11B73" w:rsidR="00943D3A" w:rsidRPr="00390BE4" w:rsidRDefault="000F1450" w:rsidP="00351E00">
      <w:pPr>
        <w:ind w:left="708"/>
        <w:rPr>
          <w:color w:val="000000" w:themeColor="text1"/>
        </w:rPr>
      </w:pPr>
      <w:r w:rsidRPr="00390BE4">
        <w:rPr>
          <w:i/>
          <w:iCs/>
          <w:color w:val="000000" w:themeColor="text1"/>
        </w:rPr>
        <w:t>Fasadeliv mot Sinsenveien:</w:t>
      </w:r>
      <w:r w:rsidRPr="00390BE4">
        <w:rPr>
          <w:color w:val="000000" w:themeColor="text1"/>
        </w:rPr>
        <w:t xml:space="preserve"> </w:t>
      </w:r>
      <w:r w:rsidRPr="00390BE4">
        <w:rPr>
          <w:color w:val="000000" w:themeColor="text1"/>
        </w:rPr>
        <w:br/>
      </w:r>
      <w:r w:rsidR="00351E00" w:rsidRPr="00390BE4">
        <w:rPr>
          <w:color w:val="000000" w:themeColor="text1"/>
        </w:rPr>
        <w:t>I felt KBA</w:t>
      </w:r>
      <w:r w:rsidR="00C87AFB" w:rsidRPr="00390BE4">
        <w:rPr>
          <w:color w:val="000000" w:themeColor="text1"/>
        </w:rPr>
        <w:t>2</w:t>
      </w:r>
      <w:r w:rsidR="00351E00" w:rsidRPr="00390BE4">
        <w:rPr>
          <w:color w:val="000000" w:themeColor="text1"/>
        </w:rPr>
        <w:t xml:space="preserve"> </w:t>
      </w:r>
      <w:r w:rsidR="00CF7BC3" w:rsidRPr="00390BE4">
        <w:rPr>
          <w:color w:val="000000" w:themeColor="text1"/>
        </w:rPr>
        <w:t>og KBA</w:t>
      </w:r>
      <w:r w:rsidR="00C87AFB" w:rsidRPr="00390BE4">
        <w:rPr>
          <w:color w:val="000000" w:themeColor="text1"/>
        </w:rPr>
        <w:t>3</w:t>
      </w:r>
      <w:r w:rsidR="00CF7BC3" w:rsidRPr="00390BE4">
        <w:rPr>
          <w:color w:val="000000" w:themeColor="text1"/>
        </w:rPr>
        <w:t xml:space="preserve"> </w:t>
      </w:r>
      <w:r w:rsidR="00351E00" w:rsidRPr="00390BE4">
        <w:rPr>
          <w:color w:val="000000" w:themeColor="text1"/>
        </w:rPr>
        <w:t>skal f</w:t>
      </w:r>
      <w:r w:rsidR="009277C3" w:rsidRPr="00390BE4">
        <w:rPr>
          <w:color w:val="000000" w:themeColor="text1"/>
        </w:rPr>
        <w:t xml:space="preserve">asaden mot Sinsenveien skal deles opp </w:t>
      </w:r>
      <w:r w:rsidR="00943D3A" w:rsidRPr="00390BE4">
        <w:rPr>
          <w:color w:val="000000" w:themeColor="text1"/>
        </w:rPr>
        <w:t>med</w:t>
      </w:r>
      <w:r w:rsidR="009277C3" w:rsidRPr="00390BE4">
        <w:rPr>
          <w:color w:val="000000" w:themeColor="text1"/>
        </w:rPr>
        <w:t xml:space="preserve"> sprang i fasadelivet. </w:t>
      </w:r>
      <w:r w:rsidR="00943D3A" w:rsidRPr="00390BE4">
        <w:rPr>
          <w:color w:val="000000" w:themeColor="text1"/>
        </w:rPr>
        <w:t xml:space="preserve">Det gis følgende føringer for plassering av fasadelivet i forhold til regulert byggelinje mot Sinsenveien: </w:t>
      </w:r>
    </w:p>
    <w:p w14:paraId="5834EBE9" w14:textId="1E68D78F" w:rsidR="00777271" w:rsidRPr="00390BE4" w:rsidRDefault="00777271" w:rsidP="004E3257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90BE4">
        <w:rPr>
          <w:color w:val="000000" w:themeColor="text1"/>
        </w:rPr>
        <w:t xml:space="preserve">Inntil </w:t>
      </w:r>
      <w:r w:rsidR="00CB4C2A" w:rsidRPr="00390BE4">
        <w:rPr>
          <w:color w:val="000000" w:themeColor="text1"/>
        </w:rPr>
        <w:t>40</w:t>
      </w:r>
      <w:r w:rsidRPr="00390BE4">
        <w:rPr>
          <w:color w:val="000000" w:themeColor="text1"/>
        </w:rPr>
        <w:t xml:space="preserve"> % av fasadelivet kan plasseres i byggelinje</w:t>
      </w:r>
      <w:r w:rsidR="000D695D" w:rsidRPr="00390BE4">
        <w:rPr>
          <w:color w:val="000000" w:themeColor="text1"/>
        </w:rPr>
        <w:t xml:space="preserve">. Maksimal tillatt </w:t>
      </w:r>
      <w:r w:rsidR="00786ECE" w:rsidRPr="00390BE4">
        <w:rPr>
          <w:color w:val="000000" w:themeColor="text1"/>
        </w:rPr>
        <w:t xml:space="preserve">sammenhengende </w:t>
      </w:r>
      <w:r w:rsidR="000D695D" w:rsidRPr="00390BE4">
        <w:rPr>
          <w:color w:val="000000" w:themeColor="text1"/>
        </w:rPr>
        <w:t xml:space="preserve">fasadelengde </w:t>
      </w:r>
      <w:r w:rsidR="00351E00" w:rsidRPr="00390BE4">
        <w:rPr>
          <w:color w:val="000000" w:themeColor="text1"/>
        </w:rPr>
        <w:t xml:space="preserve">i byggelinje </w:t>
      </w:r>
      <w:r w:rsidR="000D695D" w:rsidRPr="00390BE4">
        <w:rPr>
          <w:color w:val="000000" w:themeColor="text1"/>
        </w:rPr>
        <w:t xml:space="preserve">før nytt sprang i fasaden er </w:t>
      </w:r>
      <w:r w:rsidR="00E0244D" w:rsidRPr="00390BE4">
        <w:rPr>
          <w:color w:val="000000" w:themeColor="text1"/>
        </w:rPr>
        <w:t>20</w:t>
      </w:r>
      <w:r w:rsidR="000D695D" w:rsidRPr="00390BE4">
        <w:rPr>
          <w:color w:val="000000" w:themeColor="text1"/>
        </w:rPr>
        <w:t xml:space="preserve"> m. </w:t>
      </w:r>
    </w:p>
    <w:p w14:paraId="6769005C" w14:textId="22512F77" w:rsidR="00777271" w:rsidRPr="00390BE4" w:rsidRDefault="00777271" w:rsidP="004E3257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90BE4">
        <w:rPr>
          <w:color w:val="000000" w:themeColor="text1"/>
        </w:rPr>
        <w:t>Minimum 20 % av fasadelivet skal trekkes tilbake minimum 2,5 m fra byggelinje</w:t>
      </w:r>
      <w:r w:rsidR="000D695D" w:rsidRPr="00390BE4">
        <w:rPr>
          <w:color w:val="000000" w:themeColor="text1"/>
        </w:rPr>
        <w:t xml:space="preserve">. </w:t>
      </w:r>
    </w:p>
    <w:p w14:paraId="09A2E2B0" w14:textId="37224232" w:rsidR="00943D3A" w:rsidRPr="00390BE4" w:rsidRDefault="00943D3A" w:rsidP="004E3257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390BE4">
        <w:rPr>
          <w:color w:val="000000" w:themeColor="text1"/>
        </w:rPr>
        <w:t xml:space="preserve">Minimum </w:t>
      </w:r>
      <w:r w:rsidR="00777271" w:rsidRPr="00390BE4">
        <w:rPr>
          <w:color w:val="000000" w:themeColor="text1"/>
        </w:rPr>
        <w:t>20</w:t>
      </w:r>
      <w:r w:rsidRPr="00390BE4">
        <w:rPr>
          <w:color w:val="000000" w:themeColor="text1"/>
        </w:rPr>
        <w:t xml:space="preserve"> % av fasadelivet skal trekket tilbake minimum 5 m fra byggelinje</w:t>
      </w:r>
      <w:r w:rsidR="00CB4C2A" w:rsidRPr="00390BE4">
        <w:rPr>
          <w:color w:val="000000" w:themeColor="text1"/>
        </w:rPr>
        <w:t>.</w:t>
      </w:r>
    </w:p>
    <w:p w14:paraId="620A2DCF" w14:textId="1625B31A" w:rsidR="00BA0FC8" w:rsidRPr="00390BE4" w:rsidRDefault="00DD28B5" w:rsidP="00D8796E">
      <w:pPr>
        <w:ind w:left="708"/>
        <w:rPr>
          <w:color w:val="000000" w:themeColor="text1"/>
        </w:rPr>
      </w:pPr>
      <w:r w:rsidRPr="00390BE4">
        <w:rPr>
          <w:color w:val="000000" w:themeColor="text1"/>
        </w:rPr>
        <w:t xml:space="preserve">Areal med regulert </w:t>
      </w:r>
      <w:r w:rsidR="009E792D" w:rsidRPr="00390BE4">
        <w:rPr>
          <w:color w:val="000000" w:themeColor="text1"/>
        </w:rPr>
        <w:t xml:space="preserve">høyde k+ 78,5 </w:t>
      </w:r>
      <w:r w:rsidR="00616031" w:rsidRPr="00390BE4">
        <w:rPr>
          <w:color w:val="000000" w:themeColor="text1"/>
        </w:rPr>
        <w:t>skal ikke medregnes</w:t>
      </w:r>
      <w:r w:rsidR="00914F05" w:rsidRPr="00390BE4">
        <w:rPr>
          <w:color w:val="000000" w:themeColor="text1"/>
        </w:rPr>
        <w:t xml:space="preserve"> ved beregning av sprang</w:t>
      </w:r>
      <w:r w:rsidR="00616031" w:rsidRPr="00390BE4">
        <w:rPr>
          <w:color w:val="000000" w:themeColor="text1"/>
        </w:rPr>
        <w:t xml:space="preserve">. </w:t>
      </w:r>
    </w:p>
    <w:p w14:paraId="632BE4F9" w14:textId="70F188E1" w:rsidR="00D8796E" w:rsidRPr="00390BE4" w:rsidRDefault="000F1450" w:rsidP="00CF7BC3">
      <w:pPr>
        <w:ind w:left="708"/>
        <w:rPr>
          <w:color w:val="000000" w:themeColor="text1"/>
        </w:rPr>
      </w:pPr>
      <w:r w:rsidRPr="00390BE4">
        <w:rPr>
          <w:rFonts w:eastAsiaTheme="majorEastAsia"/>
          <w:i/>
          <w:color w:val="000000" w:themeColor="text1"/>
        </w:rPr>
        <w:t>Utforming av fasade mot Sinsenveien:</w:t>
      </w:r>
      <w:r w:rsidRPr="00390BE4">
        <w:rPr>
          <w:rFonts w:eastAsiaTheme="majorEastAsia"/>
          <w:iCs/>
          <w:color w:val="000000" w:themeColor="text1"/>
        </w:rPr>
        <w:t xml:space="preserve"> </w:t>
      </w:r>
      <w:r w:rsidRPr="00390BE4">
        <w:rPr>
          <w:rFonts w:eastAsiaTheme="majorEastAsia"/>
          <w:iCs/>
          <w:color w:val="000000" w:themeColor="text1"/>
        </w:rPr>
        <w:br/>
      </w:r>
      <w:r w:rsidR="00B223EE" w:rsidRPr="00390BE4">
        <w:rPr>
          <w:rFonts w:eastAsiaTheme="majorEastAsia"/>
          <w:iCs/>
          <w:color w:val="000000" w:themeColor="text1"/>
        </w:rPr>
        <w:t xml:space="preserve">Mot Sinsenveien skal </w:t>
      </w:r>
      <w:r w:rsidR="003F5714" w:rsidRPr="00390BE4">
        <w:rPr>
          <w:rFonts w:eastAsiaTheme="majorEastAsia"/>
          <w:iCs/>
          <w:color w:val="000000" w:themeColor="text1"/>
        </w:rPr>
        <w:t>fasaden</w:t>
      </w:r>
      <w:r w:rsidR="00B223EE" w:rsidRPr="00390BE4">
        <w:rPr>
          <w:rFonts w:eastAsiaTheme="majorEastAsia"/>
          <w:iCs/>
          <w:color w:val="000000" w:themeColor="text1"/>
        </w:rPr>
        <w:t xml:space="preserve"> gis et avstemt arkitektonisk uttrykk </w:t>
      </w:r>
      <w:r w:rsidR="00423C72" w:rsidRPr="00390BE4">
        <w:rPr>
          <w:rFonts w:eastAsiaTheme="majorEastAsia"/>
          <w:iCs/>
          <w:color w:val="000000" w:themeColor="text1"/>
        </w:rPr>
        <w:t>gjennom materialitet</w:t>
      </w:r>
      <w:r w:rsidR="00BB174D" w:rsidRPr="00390BE4">
        <w:rPr>
          <w:rFonts w:eastAsiaTheme="majorEastAsia"/>
          <w:iCs/>
          <w:color w:val="000000" w:themeColor="text1"/>
        </w:rPr>
        <w:t>- og</w:t>
      </w:r>
      <w:r w:rsidR="00423C72" w:rsidRPr="00390BE4">
        <w:rPr>
          <w:rFonts w:eastAsiaTheme="majorEastAsia"/>
          <w:iCs/>
          <w:color w:val="000000" w:themeColor="text1"/>
        </w:rPr>
        <w:t xml:space="preserve"> fargevalg. </w:t>
      </w:r>
      <w:r w:rsidR="00BB174D" w:rsidRPr="00390BE4">
        <w:rPr>
          <w:rFonts w:eastAsiaTheme="majorEastAsia"/>
          <w:iCs/>
          <w:color w:val="000000" w:themeColor="text1"/>
        </w:rPr>
        <w:t>Fasade</w:t>
      </w:r>
      <w:r w:rsidR="00F35580" w:rsidRPr="00390BE4">
        <w:rPr>
          <w:rFonts w:eastAsiaTheme="majorEastAsia"/>
          <w:iCs/>
          <w:color w:val="000000" w:themeColor="text1"/>
        </w:rPr>
        <w:t>ne mot Sinsenveien</w:t>
      </w:r>
      <w:r w:rsidR="00BB174D" w:rsidRPr="00390BE4">
        <w:rPr>
          <w:rFonts w:eastAsiaTheme="majorEastAsia"/>
          <w:iCs/>
          <w:color w:val="000000" w:themeColor="text1"/>
        </w:rPr>
        <w:t xml:space="preserve"> skal utformes med en tydelig base og hoveddel. </w:t>
      </w:r>
      <w:r w:rsidR="00F55674" w:rsidRPr="00390BE4">
        <w:rPr>
          <w:rFonts w:eastAsiaTheme="majorEastAsia"/>
          <w:iCs/>
          <w:color w:val="000000" w:themeColor="text1"/>
        </w:rPr>
        <w:t>Balkonger og vinduer skal plasseres vertikalt over hverandre.</w:t>
      </w:r>
    </w:p>
    <w:p w14:paraId="09DB7693" w14:textId="7DEAB6AA" w:rsidR="0010643F" w:rsidRPr="00390BE4" w:rsidRDefault="0010643F" w:rsidP="001B0659">
      <w:pPr>
        <w:spacing w:after="0" w:line="240" w:lineRule="auto"/>
        <w:ind w:left="708"/>
        <w:rPr>
          <w:rFonts w:asciiTheme="minorHAnsi" w:hAnsiTheme="minorHAnsi"/>
          <w:color w:val="000000" w:themeColor="text1"/>
          <w:szCs w:val="21"/>
        </w:rPr>
      </w:pPr>
      <w:r w:rsidRPr="00390BE4">
        <w:rPr>
          <w:rFonts w:asciiTheme="minorHAnsi" w:hAnsiTheme="minorHAnsi"/>
          <w:color w:val="000000" w:themeColor="text1"/>
          <w:szCs w:val="21"/>
        </w:rPr>
        <w:t>Ved søknad om tiltak skal det redegjøres for hvordan farge</w:t>
      </w:r>
      <w:r w:rsidR="009A3A15" w:rsidRPr="00390BE4">
        <w:rPr>
          <w:rFonts w:asciiTheme="minorHAnsi" w:hAnsiTheme="minorHAnsi"/>
          <w:color w:val="000000" w:themeColor="text1"/>
          <w:szCs w:val="21"/>
        </w:rPr>
        <w:t xml:space="preserve"> og </w:t>
      </w:r>
      <w:r w:rsidRPr="00390BE4">
        <w:rPr>
          <w:rFonts w:asciiTheme="minorHAnsi" w:hAnsiTheme="minorHAnsi"/>
          <w:color w:val="000000" w:themeColor="text1"/>
          <w:szCs w:val="21"/>
        </w:rPr>
        <w:t>materialer er valgt for å understøtte, styrke og frambringe de stedskvaliteter som reguleringsplanen legger opp til.</w:t>
      </w:r>
    </w:p>
    <w:p w14:paraId="41A80B92" w14:textId="77777777" w:rsidR="001B0659" w:rsidRPr="00390BE4" w:rsidRDefault="001B0659" w:rsidP="001B0659">
      <w:pPr>
        <w:spacing w:after="0" w:line="240" w:lineRule="auto"/>
        <w:ind w:left="708"/>
        <w:rPr>
          <w:rFonts w:asciiTheme="minorHAnsi" w:hAnsiTheme="minorHAnsi"/>
          <w:color w:val="000000" w:themeColor="text1"/>
          <w:szCs w:val="21"/>
        </w:rPr>
      </w:pPr>
    </w:p>
    <w:p w14:paraId="5A022A99" w14:textId="0399E2A1" w:rsidR="001A3742" w:rsidRPr="00390BE4" w:rsidRDefault="000F1450" w:rsidP="000E16D4">
      <w:pPr>
        <w:overflowPunct w:val="0"/>
        <w:autoSpaceDE w:val="0"/>
        <w:autoSpaceDN w:val="0"/>
        <w:adjustRightInd w:val="0"/>
        <w:spacing w:after="240" w:line="240" w:lineRule="auto"/>
        <w:ind w:left="708"/>
        <w:textAlignment w:val="baseline"/>
        <w:rPr>
          <w:rFonts w:eastAsiaTheme="majorEastAsia"/>
          <w:iCs/>
          <w:color w:val="000000" w:themeColor="text1"/>
        </w:rPr>
      </w:pPr>
      <w:r w:rsidRPr="00390BE4">
        <w:rPr>
          <w:rFonts w:eastAsiaTheme="majorEastAsia"/>
          <w:i/>
          <w:color w:val="000000" w:themeColor="text1"/>
        </w:rPr>
        <w:t>Tilbaketrukne etasjer mot Sinsenveien:</w:t>
      </w:r>
      <w:r w:rsidRPr="00390BE4">
        <w:rPr>
          <w:rFonts w:eastAsiaTheme="majorEastAsia"/>
          <w:iCs/>
          <w:color w:val="000000" w:themeColor="text1"/>
        </w:rPr>
        <w:t xml:space="preserve"> </w:t>
      </w:r>
      <w:r w:rsidRPr="00390BE4">
        <w:rPr>
          <w:rFonts w:eastAsiaTheme="majorEastAsia"/>
          <w:iCs/>
          <w:color w:val="000000" w:themeColor="text1"/>
        </w:rPr>
        <w:br/>
      </w:r>
      <w:r w:rsidR="00786ECE" w:rsidRPr="00390BE4">
        <w:rPr>
          <w:rFonts w:eastAsiaTheme="majorEastAsia"/>
          <w:iCs/>
          <w:color w:val="000000" w:themeColor="text1"/>
        </w:rPr>
        <w:t>Øverste etasje</w:t>
      </w:r>
      <w:r w:rsidR="000620A8" w:rsidRPr="00390BE4">
        <w:rPr>
          <w:rFonts w:eastAsiaTheme="majorEastAsia"/>
          <w:iCs/>
          <w:color w:val="000000" w:themeColor="text1"/>
        </w:rPr>
        <w:t xml:space="preserve"> </w:t>
      </w:r>
      <w:r w:rsidR="00D8796E" w:rsidRPr="00390BE4">
        <w:rPr>
          <w:rFonts w:eastAsiaTheme="majorEastAsia"/>
          <w:iCs/>
          <w:color w:val="000000" w:themeColor="text1"/>
        </w:rPr>
        <w:t>i felt KBA</w:t>
      </w:r>
      <w:r w:rsidR="00C87AFB" w:rsidRPr="00390BE4">
        <w:rPr>
          <w:rFonts w:eastAsiaTheme="majorEastAsia"/>
          <w:iCs/>
          <w:color w:val="000000" w:themeColor="text1"/>
        </w:rPr>
        <w:t>2</w:t>
      </w:r>
      <w:r w:rsidR="00CF7BC3" w:rsidRPr="00390BE4">
        <w:rPr>
          <w:rFonts w:eastAsiaTheme="majorEastAsia"/>
          <w:iCs/>
          <w:color w:val="000000" w:themeColor="text1"/>
        </w:rPr>
        <w:t xml:space="preserve"> og KBA</w:t>
      </w:r>
      <w:r w:rsidR="00C87AFB" w:rsidRPr="00390BE4">
        <w:rPr>
          <w:rFonts w:eastAsiaTheme="majorEastAsia"/>
          <w:iCs/>
          <w:color w:val="000000" w:themeColor="text1"/>
        </w:rPr>
        <w:t>3</w:t>
      </w:r>
      <w:r w:rsidR="00D8796E" w:rsidRPr="00390BE4">
        <w:rPr>
          <w:rFonts w:eastAsiaTheme="majorEastAsia"/>
          <w:iCs/>
          <w:color w:val="000000" w:themeColor="text1"/>
        </w:rPr>
        <w:t xml:space="preserve"> </w:t>
      </w:r>
      <w:r w:rsidR="000620A8" w:rsidRPr="00390BE4">
        <w:rPr>
          <w:rFonts w:eastAsiaTheme="majorEastAsia"/>
          <w:iCs/>
          <w:color w:val="000000" w:themeColor="text1"/>
        </w:rPr>
        <w:t xml:space="preserve">med regulert høyde k+ </w:t>
      </w:r>
      <w:r w:rsidR="00655D4F" w:rsidRPr="00390BE4">
        <w:rPr>
          <w:rFonts w:eastAsiaTheme="majorEastAsia"/>
          <w:iCs/>
          <w:color w:val="000000" w:themeColor="text1"/>
        </w:rPr>
        <w:t>101, 104</w:t>
      </w:r>
      <w:r w:rsidR="002B17B3" w:rsidRPr="00390BE4">
        <w:rPr>
          <w:rFonts w:eastAsiaTheme="majorEastAsia"/>
          <w:iCs/>
          <w:color w:val="000000" w:themeColor="text1"/>
        </w:rPr>
        <w:t>,5</w:t>
      </w:r>
      <w:r w:rsidR="00655D4F" w:rsidRPr="00390BE4">
        <w:rPr>
          <w:rFonts w:eastAsiaTheme="majorEastAsia"/>
          <w:iCs/>
          <w:color w:val="000000" w:themeColor="text1"/>
        </w:rPr>
        <w:t xml:space="preserve"> og 1</w:t>
      </w:r>
      <w:r w:rsidR="002B17B3" w:rsidRPr="00390BE4">
        <w:rPr>
          <w:rFonts w:eastAsiaTheme="majorEastAsia"/>
          <w:iCs/>
          <w:color w:val="000000" w:themeColor="text1"/>
        </w:rPr>
        <w:t>10</w:t>
      </w:r>
      <w:r w:rsidR="00655D4F" w:rsidRPr="00390BE4">
        <w:rPr>
          <w:rFonts w:eastAsiaTheme="majorEastAsia"/>
          <w:iCs/>
          <w:color w:val="000000" w:themeColor="text1"/>
        </w:rPr>
        <w:t xml:space="preserve"> </w:t>
      </w:r>
      <w:r w:rsidR="000620A8" w:rsidRPr="00390BE4">
        <w:rPr>
          <w:rFonts w:eastAsiaTheme="majorEastAsia"/>
          <w:iCs/>
          <w:color w:val="000000" w:themeColor="text1"/>
        </w:rPr>
        <w:t xml:space="preserve">skal </w:t>
      </w:r>
      <w:r w:rsidR="00786ECE" w:rsidRPr="00390BE4">
        <w:rPr>
          <w:rFonts w:eastAsiaTheme="majorEastAsia"/>
          <w:iCs/>
          <w:color w:val="000000" w:themeColor="text1"/>
        </w:rPr>
        <w:t>være</w:t>
      </w:r>
      <w:r w:rsidR="000620A8" w:rsidRPr="00390BE4">
        <w:rPr>
          <w:rFonts w:eastAsiaTheme="majorEastAsia"/>
          <w:iCs/>
          <w:color w:val="000000" w:themeColor="text1"/>
        </w:rPr>
        <w:t xml:space="preserve"> </w:t>
      </w:r>
      <w:r w:rsidR="00DD28B5" w:rsidRPr="00390BE4">
        <w:rPr>
          <w:rFonts w:eastAsiaTheme="majorEastAsia"/>
          <w:iCs/>
          <w:color w:val="000000" w:themeColor="text1"/>
        </w:rPr>
        <w:t xml:space="preserve">trukket tilbake </w:t>
      </w:r>
      <w:r w:rsidR="000620A8" w:rsidRPr="00390BE4">
        <w:rPr>
          <w:rFonts w:eastAsiaTheme="majorEastAsia"/>
          <w:iCs/>
          <w:color w:val="000000" w:themeColor="text1"/>
        </w:rPr>
        <w:t xml:space="preserve">minimum </w:t>
      </w:r>
      <w:r w:rsidR="008B58B6" w:rsidRPr="00390BE4">
        <w:rPr>
          <w:rFonts w:eastAsiaTheme="majorEastAsia"/>
          <w:iCs/>
          <w:color w:val="000000" w:themeColor="text1"/>
        </w:rPr>
        <w:t>2</w:t>
      </w:r>
      <w:r w:rsidR="000620A8" w:rsidRPr="00390BE4">
        <w:rPr>
          <w:rFonts w:eastAsiaTheme="majorEastAsia"/>
          <w:iCs/>
          <w:color w:val="000000" w:themeColor="text1"/>
        </w:rPr>
        <w:t xml:space="preserve"> m </w:t>
      </w:r>
      <w:r w:rsidR="00786ECE" w:rsidRPr="00390BE4">
        <w:rPr>
          <w:rFonts w:eastAsiaTheme="majorEastAsia"/>
          <w:iCs/>
          <w:color w:val="000000" w:themeColor="text1"/>
        </w:rPr>
        <w:t xml:space="preserve">fra </w:t>
      </w:r>
      <w:r w:rsidR="000620A8" w:rsidRPr="00390BE4">
        <w:rPr>
          <w:rFonts w:eastAsiaTheme="majorEastAsia"/>
          <w:iCs/>
          <w:color w:val="000000" w:themeColor="text1"/>
        </w:rPr>
        <w:t xml:space="preserve">fasadelivet mot Sinsenveien. </w:t>
      </w:r>
      <w:r w:rsidR="00CD4BAB" w:rsidRPr="00390BE4">
        <w:rPr>
          <w:rFonts w:eastAsiaTheme="majorEastAsia"/>
          <w:iCs/>
          <w:color w:val="000000" w:themeColor="text1"/>
        </w:rPr>
        <w:t>D</w:t>
      </w:r>
      <w:r w:rsidR="00F35580" w:rsidRPr="00390BE4">
        <w:rPr>
          <w:rFonts w:eastAsiaTheme="majorEastAsia"/>
          <w:iCs/>
          <w:color w:val="000000" w:themeColor="text1"/>
        </w:rPr>
        <w:t>e</w:t>
      </w:r>
      <w:r w:rsidR="00CD4BAB" w:rsidRPr="00390BE4">
        <w:rPr>
          <w:rFonts w:eastAsiaTheme="majorEastAsia"/>
          <w:iCs/>
          <w:color w:val="000000" w:themeColor="text1"/>
        </w:rPr>
        <w:t xml:space="preserve"> tilbaketrukne etasjene </w:t>
      </w:r>
      <w:r w:rsidRPr="00390BE4">
        <w:rPr>
          <w:rFonts w:eastAsiaTheme="majorEastAsia"/>
          <w:iCs/>
          <w:color w:val="000000" w:themeColor="text1"/>
        </w:rPr>
        <w:t>skal deles opp i separate volum</w:t>
      </w:r>
      <w:r w:rsidR="00CD4BAB" w:rsidRPr="00390BE4">
        <w:rPr>
          <w:rFonts w:eastAsiaTheme="majorEastAsia"/>
          <w:iCs/>
          <w:color w:val="000000" w:themeColor="text1"/>
        </w:rPr>
        <w:t>, hvor avstanden mellom volumene skal være minimum 5 m</w:t>
      </w:r>
      <w:r w:rsidRPr="00390BE4">
        <w:rPr>
          <w:rFonts w:eastAsiaTheme="majorEastAsia"/>
          <w:iCs/>
          <w:color w:val="000000" w:themeColor="text1"/>
        </w:rPr>
        <w:t xml:space="preserve">. </w:t>
      </w:r>
      <w:r w:rsidR="00CD4BAB" w:rsidRPr="00390BE4">
        <w:rPr>
          <w:rFonts w:eastAsiaTheme="majorEastAsia"/>
          <w:iCs/>
          <w:color w:val="000000" w:themeColor="text1"/>
        </w:rPr>
        <w:t xml:space="preserve">Det </w:t>
      </w:r>
      <w:r w:rsidR="000C402D" w:rsidRPr="00390BE4">
        <w:rPr>
          <w:rFonts w:eastAsiaTheme="majorEastAsia"/>
          <w:iCs/>
          <w:color w:val="000000" w:themeColor="text1"/>
        </w:rPr>
        <w:t>åpnes for</w:t>
      </w:r>
      <w:r w:rsidR="00CD4BAB" w:rsidRPr="00390BE4">
        <w:rPr>
          <w:rFonts w:eastAsiaTheme="majorEastAsia"/>
          <w:iCs/>
          <w:color w:val="000000" w:themeColor="text1"/>
        </w:rPr>
        <w:t xml:space="preserve"> sammenkoplinger mellom </w:t>
      </w:r>
      <w:r w:rsidR="00D06731" w:rsidRPr="00390BE4">
        <w:rPr>
          <w:rFonts w:eastAsiaTheme="majorEastAsia"/>
          <w:iCs/>
          <w:color w:val="000000" w:themeColor="text1"/>
        </w:rPr>
        <w:t xml:space="preserve">de tilbaketrukne volumene i form av gangbroer. </w:t>
      </w:r>
      <w:r w:rsidR="000E16D4">
        <w:rPr>
          <w:rFonts w:eastAsiaTheme="majorEastAsia"/>
          <w:iCs/>
          <w:color w:val="000000" w:themeColor="text1"/>
        </w:rPr>
        <w:br/>
      </w:r>
    </w:p>
    <w:p w14:paraId="00BC00D9" w14:textId="53EF4FE6" w:rsidR="00BE5A91" w:rsidRPr="00390BE4" w:rsidRDefault="00BE5A91" w:rsidP="00487C76">
      <w:pPr>
        <w:pStyle w:val="Regbest2"/>
      </w:pPr>
      <w:r w:rsidRPr="00390BE4">
        <w:t>Boligbebyggelse</w:t>
      </w:r>
      <w:r w:rsidR="00974D34" w:rsidRPr="00390BE4">
        <w:t xml:space="preserve"> - </w:t>
      </w:r>
      <w:r w:rsidR="00CB0A4A" w:rsidRPr="00390BE4">
        <w:t>blokker</w:t>
      </w:r>
      <w:r w:rsidRPr="00390BE4">
        <w:t>, felt BB1</w:t>
      </w:r>
    </w:p>
    <w:p w14:paraId="77895041" w14:textId="77777777" w:rsidR="008B2E78" w:rsidRPr="00390BE4" w:rsidRDefault="008B2E78" w:rsidP="001B0659">
      <w:pPr>
        <w:pStyle w:val="Regbest3"/>
      </w:pPr>
      <w:r w:rsidRPr="00390BE4">
        <w:t>Utnyttelsesgrad</w:t>
      </w:r>
    </w:p>
    <w:p w14:paraId="6836BFA5" w14:textId="6F7F6AFE" w:rsidR="00BE5A91" w:rsidRPr="000E16D4" w:rsidRDefault="00CB1225" w:rsidP="000E16D4">
      <w:pPr>
        <w:pStyle w:val="ListParagraph"/>
        <w:rPr>
          <w:color w:val="000000" w:themeColor="text1"/>
        </w:rPr>
      </w:pPr>
      <w:r w:rsidRPr="00390BE4">
        <w:rPr>
          <w:color w:val="000000" w:themeColor="text1"/>
        </w:rPr>
        <w:t>Bruksareal skal ikke overstige 2 </w:t>
      </w:r>
      <w:r w:rsidR="00A275FC" w:rsidRPr="00390BE4">
        <w:rPr>
          <w:color w:val="000000" w:themeColor="text1"/>
        </w:rPr>
        <w:t>7</w:t>
      </w:r>
      <w:r w:rsidRPr="00390BE4">
        <w:rPr>
          <w:color w:val="000000" w:themeColor="text1"/>
        </w:rPr>
        <w:t>50 m</w:t>
      </w:r>
      <w:r w:rsidRPr="00390BE4">
        <w:rPr>
          <w:color w:val="000000" w:themeColor="text1"/>
          <w:vertAlign w:val="superscript"/>
        </w:rPr>
        <w:t>2</w:t>
      </w:r>
      <w:r w:rsidRPr="00390BE4">
        <w:rPr>
          <w:color w:val="000000" w:themeColor="text1"/>
        </w:rPr>
        <w:t xml:space="preserve"> BRA. </w:t>
      </w:r>
      <w:r w:rsidR="001779AE" w:rsidRPr="00390BE4">
        <w:rPr>
          <w:color w:val="000000" w:themeColor="text1"/>
        </w:rPr>
        <w:br/>
      </w:r>
    </w:p>
    <w:p w14:paraId="176312CE" w14:textId="2A63DA8A" w:rsidR="00BE5A91" w:rsidRPr="00390BE4" w:rsidRDefault="00BE5A91" w:rsidP="00487C76">
      <w:pPr>
        <w:pStyle w:val="Regbest2"/>
      </w:pPr>
      <w:r w:rsidRPr="00390BE4">
        <w:t>Boligbebyggelse</w:t>
      </w:r>
      <w:r w:rsidR="00974D34" w:rsidRPr="00390BE4">
        <w:t xml:space="preserve"> -</w:t>
      </w:r>
      <w:r w:rsidR="00CB0A4A" w:rsidRPr="00390BE4">
        <w:t xml:space="preserve"> blokker</w:t>
      </w:r>
      <w:r w:rsidRPr="00390BE4">
        <w:t>, felt BB2</w:t>
      </w:r>
    </w:p>
    <w:p w14:paraId="6092FBBB" w14:textId="525966C3" w:rsidR="00BE5A91" w:rsidRPr="00390BE4" w:rsidRDefault="00087C14" w:rsidP="00BE5A91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>De deler av feltet som ikke benyttes som manøvreringsareal for tilkomst til p-kjeller skal</w:t>
      </w:r>
      <w:r w:rsidR="00BE5A91" w:rsidRPr="00390BE4">
        <w:rPr>
          <w:color w:val="000000" w:themeColor="text1"/>
        </w:rPr>
        <w:t xml:space="preserve"> opparbeides som uteareal. </w:t>
      </w:r>
    </w:p>
    <w:p w14:paraId="69F6D6D5" w14:textId="7DC29DC6" w:rsidR="00087C14" w:rsidRPr="00390BE4" w:rsidRDefault="00EB3A61" w:rsidP="00087C14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>Feltet</w:t>
      </w:r>
      <w:r w:rsidR="006D40D8" w:rsidRPr="00390BE4">
        <w:rPr>
          <w:color w:val="000000" w:themeColor="text1"/>
        </w:rPr>
        <w:t xml:space="preserve"> skal utformes </w:t>
      </w:r>
      <w:r w:rsidRPr="00390BE4">
        <w:rPr>
          <w:color w:val="000000" w:themeColor="text1"/>
        </w:rPr>
        <w:t xml:space="preserve">i samspill </w:t>
      </w:r>
      <w:r w:rsidR="006D40D8" w:rsidRPr="00390BE4">
        <w:rPr>
          <w:color w:val="000000" w:themeColor="text1"/>
        </w:rPr>
        <w:t xml:space="preserve">med </w:t>
      </w:r>
      <w:r w:rsidR="00DD28B5" w:rsidRPr="00390BE4">
        <w:rPr>
          <w:color w:val="000000" w:themeColor="text1"/>
        </w:rPr>
        <w:t>utearealer</w:t>
      </w:r>
      <w:r w:rsidR="006D40D8" w:rsidRPr="00390BE4">
        <w:rPr>
          <w:color w:val="000000" w:themeColor="text1"/>
        </w:rPr>
        <w:t xml:space="preserve"> i felt KBA</w:t>
      </w:r>
      <w:r w:rsidR="00C87AFB" w:rsidRPr="00390BE4">
        <w:rPr>
          <w:color w:val="000000" w:themeColor="text1"/>
        </w:rPr>
        <w:t>2</w:t>
      </w:r>
      <w:r w:rsidR="00CF7BC3" w:rsidRPr="00390BE4">
        <w:rPr>
          <w:color w:val="000000" w:themeColor="text1"/>
        </w:rPr>
        <w:t>-</w:t>
      </w:r>
      <w:r w:rsidR="00C87AFB" w:rsidRPr="00390BE4">
        <w:rPr>
          <w:color w:val="000000" w:themeColor="text1"/>
        </w:rPr>
        <w:t>4</w:t>
      </w:r>
      <w:r w:rsidR="006D40D8" w:rsidRPr="00390BE4">
        <w:rPr>
          <w:color w:val="000000" w:themeColor="text1"/>
        </w:rPr>
        <w:t>. D</w:t>
      </w:r>
      <w:r w:rsidRPr="00390BE4">
        <w:rPr>
          <w:color w:val="000000" w:themeColor="text1"/>
        </w:rPr>
        <w:t>et skal skapes gode overganger og det</w:t>
      </w:r>
      <w:r w:rsidR="006D40D8" w:rsidRPr="00390BE4">
        <w:rPr>
          <w:color w:val="000000" w:themeColor="text1"/>
        </w:rPr>
        <w:t xml:space="preserve"> tillates ikke oppført gjerde eller anne</w:t>
      </w:r>
      <w:r w:rsidR="00156C5A" w:rsidRPr="00390BE4">
        <w:rPr>
          <w:color w:val="000000" w:themeColor="text1"/>
        </w:rPr>
        <w:t>n</w:t>
      </w:r>
      <w:r w:rsidR="006D40D8" w:rsidRPr="00390BE4">
        <w:rPr>
          <w:color w:val="000000" w:themeColor="text1"/>
        </w:rPr>
        <w:t xml:space="preserve"> stengsel i eiendomsgrense mot felt KBA</w:t>
      </w:r>
      <w:r w:rsidR="00C87AFB" w:rsidRPr="00390BE4">
        <w:rPr>
          <w:color w:val="000000" w:themeColor="text1"/>
        </w:rPr>
        <w:t>2</w:t>
      </w:r>
      <w:r w:rsidR="00956280" w:rsidRPr="00390BE4">
        <w:rPr>
          <w:color w:val="000000" w:themeColor="text1"/>
        </w:rPr>
        <w:t xml:space="preserve"> og KBA</w:t>
      </w:r>
      <w:r w:rsidR="00C87AFB" w:rsidRPr="00390BE4">
        <w:rPr>
          <w:color w:val="000000" w:themeColor="text1"/>
        </w:rPr>
        <w:t>4</w:t>
      </w:r>
      <w:r w:rsidR="006D40D8" w:rsidRPr="00390BE4">
        <w:rPr>
          <w:color w:val="000000" w:themeColor="text1"/>
        </w:rPr>
        <w:t xml:space="preserve">. </w:t>
      </w:r>
    </w:p>
    <w:p w14:paraId="45C214A3" w14:textId="77777777" w:rsidR="00BE5A91" w:rsidRPr="00390BE4" w:rsidRDefault="00BE5A91" w:rsidP="00BE5A91">
      <w:pPr>
        <w:ind w:left="612"/>
        <w:rPr>
          <w:color w:val="000000" w:themeColor="text1"/>
        </w:rPr>
      </w:pPr>
    </w:p>
    <w:p w14:paraId="419E807D" w14:textId="5AF3679F" w:rsidR="00BE5A91" w:rsidRPr="00390BE4" w:rsidRDefault="00BE5A91" w:rsidP="00487C76">
      <w:pPr>
        <w:pStyle w:val="Regbest2"/>
      </w:pPr>
      <w:r w:rsidRPr="00390BE4">
        <w:t xml:space="preserve">Uteoppholdsareal, felt </w:t>
      </w:r>
      <w:proofErr w:type="spellStart"/>
      <w:r w:rsidRPr="00390BE4">
        <w:t>f_UTE</w:t>
      </w:r>
      <w:proofErr w:type="spellEnd"/>
    </w:p>
    <w:p w14:paraId="7DEED95E" w14:textId="3EB7A467" w:rsidR="00AD571F" w:rsidRPr="00390BE4" w:rsidRDefault="00AD571F" w:rsidP="001B0659">
      <w:pPr>
        <w:pStyle w:val="Regbest3"/>
      </w:pPr>
      <w:r w:rsidRPr="00390BE4">
        <w:t>Arealet er felles for eiendommene med gnr/</w:t>
      </w:r>
      <w:proofErr w:type="gramStart"/>
      <w:r w:rsidRPr="00390BE4">
        <w:t>bnr</w:t>
      </w:r>
      <w:proofErr w:type="gramEnd"/>
      <w:r w:rsidRPr="00390BE4">
        <w:t xml:space="preserve"> 83/62, 83/365, 83/346, 83/523, 126/31, 126/33 og senere utparselleringer av disse. </w:t>
      </w:r>
    </w:p>
    <w:p w14:paraId="1E5BA47C" w14:textId="77777777" w:rsidR="00AD571F" w:rsidRPr="00390BE4" w:rsidRDefault="00AD571F" w:rsidP="001310A8"/>
    <w:p w14:paraId="7680CB96" w14:textId="14899A3D" w:rsidR="00461A3F" w:rsidRPr="00390BE4" w:rsidRDefault="00461A3F" w:rsidP="001B0659">
      <w:pPr>
        <w:pStyle w:val="Regbest3"/>
      </w:pPr>
      <w:r w:rsidRPr="00390BE4">
        <w:t>Utforming</w:t>
      </w:r>
    </w:p>
    <w:p w14:paraId="08249E95" w14:textId="1F196A38" w:rsidR="00BB4094" w:rsidRPr="00390BE4" w:rsidRDefault="0064426E" w:rsidP="00BB4094">
      <w:pPr>
        <w:pStyle w:val="Regbest3"/>
        <w:numPr>
          <w:ilvl w:val="0"/>
          <w:numId w:val="0"/>
        </w:numPr>
        <w:ind w:left="708"/>
      </w:pPr>
      <w:r>
        <w:t xml:space="preserve">  </w:t>
      </w:r>
      <w:r w:rsidR="00CE1BD9" w:rsidRPr="00390BE4">
        <w:t xml:space="preserve">Felles uteoppholdsareal skal </w:t>
      </w:r>
      <w:r w:rsidR="00AD571F" w:rsidRPr="00390BE4">
        <w:t xml:space="preserve">opparbeides allment </w:t>
      </w:r>
      <w:r w:rsidR="00BC0439" w:rsidRPr="00390BE4">
        <w:t>tilgjengelig</w:t>
      </w:r>
      <w:r w:rsidR="00AD571F" w:rsidRPr="00390BE4">
        <w:t>.</w:t>
      </w:r>
    </w:p>
    <w:p w14:paraId="0F10E481" w14:textId="77777777" w:rsidR="00BB4094" w:rsidRPr="00390BE4" w:rsidRDefault="00BB4094" w:rsidP="00BB4094">
      <w:pPr>
        <w:pStyle w:val="Regbest3"/>
        <w:numPr>
          <w:ilvl w:val="0"/>
          <w:numId w:val="0"/>
        </w:numPr>
      </w:pPr>
    </w:p>
    <w:p w14:paraId="572D713B" w14:textId="3BE90CE8" w:rsidR="00BC0439" w:rsidRPr="00390BE4" w:rsidRDefault="00432572" w:rsidP="00512C55">
      <w:pPr>
        <w:pStyle w:val="Regbest3"/>
        <w:numPr>
          <w:ilvl w:val="0"/>
          <w:numId w:val="0"/>
        </w:numPr>
        <w:ind w:left="794" w:hanging="794"/>
      </w:pPr>
      <w:r>
        <w:tab/>
      </w:r>
      <w:r w:rsidR="00426E9D" w:rsidRPr="00390BE4">
        <w:t>Det</w:t>
      </w:r>
      <w:r w:rsidR="001C0491" w:rsidRPr="00390BE4">
        <w:t xml:space="preserve"> tillates terrenginngrep </w:t>
      </w:r>
      <w:r w:rsidR="00426E9D" w:rsidRPr="00390BE4">
        <w:t xml:space="preserve">i eksisterende skråning i øst </w:t>
      </w:r>
      <w:r w:rsidR="001C0491" w:rsidRPr="00390BE4">
        <w:t>for å skape gode overganger og forbindelser til boliger</w:t>
      </w:r>
      <w:r w:rsidR="00426E9D" w:rsidRPr="00390BE4">
        <w:t xml:space="preserve">, nye </w:t>
      </w:r>
      <w:proofErr w:type="spellStart"/>
      <w:r w:rsidR="00426E9D" w:rsidRPr="00390BE4">
        <w:t>kotehøyder</w:t>
      </w:r>
      <w:proofErr w:type="spellEnd"/>
      <w:r w:rsidR="00426E9D" w:rsidRPr="00390BE4">
        <w:t xml:space="preserve"> </w:t>
      </w:r>
      <w:r w:rsidR="001C0491" w:rsidRPr="00390BE4">
        <w:t>og øvrige uteoppholdsarealer.</w:t>
      </w:r>
      <w:r w:rsidR="00994BAA" w:rsidRPr="00390BE4">
        <w:t xml:space="preserve"> </w:t>
      </w:r>
      <w:r w:rsidR="00BB4094" w:rsidRPr="00390BE4">
        <w:t>Det tillates ikke oppført nye forstøtningsmurer med høyde over 1,5 m. Klatrevegg for barn og utbedring av eksisterende forstøtningsmurer unntas dette kravet.</w:t>
      </w:r>
      <w:r w:rsidR="00BC0439" w:rsidRPr="00390BE4">
        <w:t xml:space="preserve"> Nye forstøtningsmurer i direkte forbindelse med bygninger skal tilpasses den arkitektoniske utformingen av bygget. Nye, frittstående forstøtningsmurer skal oppføres</w:t>
      </w:r>
      <w:r w:rsidR="00BB4094" w:rsidRPr="00390BE4">
        <w:t xml:space="preserve"> </w:t>
      </w:r>
      <w:r w:rsidR="00BC0439" w:rsidRPr="00390BE4">
        <w:t>i naturstein</w:t>
      </w:r>
      <w:r w:rsidR="00BB4094" w:rsidRPr="00390BE4">
        <w:t xml:space="preserve">. </w:t>
      </w:r>
      <w:r w:rsidR="001C0491" w:rsidRPr="00390BE4">
        <w:t xml:space="preserve">Tilrettelegging for </w:t>
      </w:r>
      <w:r w:rsidR="000452D1" w:rsidRPr="00390BE4">
        <w:t xml:space="preserve">stier, </w:t>
      </w:r>
      <w:r w:rsidR="001C0491" w:rsidRPr="00390BE4">
        <w:t xml:space="preserve">lek og opphold i skråningen </w:t>
      </w:r>
      <w:r w:rsidR="00CE0410" w:rsidRPr="00390BE4">
        <w:t>skal</w:t>
      </w:r>
      <w:r w:rsidR="001C0491" w:rsidRPr="00390BE4">
        <w:t xml:space="preserve"> skje på terrengets og vegetasjonens premisser. </w:t>
      </w:r>
      <w:r w:rsidR="00BC0439" w:rsidRPr="00390BE4">
        <w:br/>
      </w:r>
    </w:p>
    <w:p w14:paraId="71347BFA" w14:textId="229B59B6" w:rsidR="00436DF9" w:rsidRPr="00390BE4" w:rsidRDefault="00436DF9" w:rsidP="00BB4094">
      <w:pPr>
        <w:pStyle w:val="Regbest3"/>
        <w:numPr>
          <w:ilvl w:val="0"/>
          <w:numId w:val="0"/>
        </w:numPr>
        <w:ind w:left="794"/>
      </w:pPr>
      <w:r w:rsidRPr="00390BE4">
        <w:t xml:space="preserve">Det tillates oppført mindre konstruksjoner som pergola, </w:t>
      </w:r>
      <w:r w:rsidR="00BC0439" w:rsidRPr="00390BE4">
        <w:t xml:space="preserve">levegger, </w:t>
      </w:r>
      <w:r w:rsidRPr="00390BE4">
        <w:t xml:space="preserve">overbygget </w:t>
      </w:r>
      <w:proofErr w:type="spellStart"/>
      <w:r w:rsidRPr="00390BE4">
        <w:t>sykkeparkering</w:t>
      </w:r>
      <w:proofErr w:type="spellEnd"/>
      <w:r w:rsidRPr="00390BE4">
        <w:t>, drivhus og redskapsbod på inntil 30 m</w:t>
      </w:r>
      <w:r w:rsidRPr="00390BE4">
        <w:rPr>
          <w:vertAlign w:val="superscript"/>
        </w:rPr>
        <w:t xml:space="preserve">2 </w:t>
      </w:r>
      <w:r w:rsidRPr="00390BE4">
        <w:t xml:space="preserve">per konstruksjon. </w:t>
      </w:r>
    </w:p>
    <w:p w14:paraId="40F78198" w14:textId="77777777" w:rsidR="00481508" w:rsidRPr="00390BE4" w:rsidRDefault="00481508" w:rsidP="00481508">
      <w:pPr>
        <w:pStyle w:val="Regbest3"/>
        <w:numPr>
          <w:ilvl w:val="0"/>
          <w:numId w:val="0"/>
        </w:numPr>
        <w:ind w:left="794"/>
      </w:pPr>
    </w:p>
    <w:p w14:paraId="2FF36A84" w14:textId="639B2E76" w:rsidR="00CC2B37" w:rsidRPr="00390BE4" w:rsidRDefault="00455E80" w:rsidP="001310A8">
      <w:pPr>
        <w:pStyle w:val="Regbest3"/>
        <w:numPr>
          <w:ilvl w:val="0"/>
          <w:numId w:val="0"/>
        </w:numPr>
        <w:ind w:left="794"/>
      </w:pPr>
      <w:r w:rsidRPr="00390BE4">
        <w:t xml:space="preserve">Det tillates etablert anlegg for renovasjon med tilhørende vendehammer. Arealet for vendehammer skal inngå i felles uteoppholdsareal og utformes deretter. Nød- og nyttekjøretøy, samt oppstillingsplass for disse, tillates. Øvrig kjøring </w:t>
      </w:r>
      <w:r w:rsidR="00BC0439" w:rsidRPr="00390BE4">
        <w:t>tillates ikke.</w:t>
      </w:r>
    </w:p>
    <w:p w14:paraId="36C689D5" w14:textId="77777777" w:rsidR="0064426E" w:rsidRDefault="0064426E" w:rsidP="0064426E">
      <w:pPr>
        <w:rPr>
          <w:ins w:id="23" w:author="Forfatter"/>
          <w:i/>
          <w:color w:val="000000" w:themeColor="text1"/>
        </w:rPr>
      </w:pPr>
    </w:p>
    <w:p w14:paraId="79A290BC" w14:textId="77777777" w:rsidR="0064426E" w:rsidRPr="00B3018F" w:rsidRDefault="0064426E" w:rsidP="0064426E">
      <w:pPr>
        <w:pStyle w:val="Regbest2"/>
        <w:rPr>
          <w:ins w:id="24" w:author="Forfatter"/>
        </w:rPr>
      </w:pPr>
      <w:ins w:id="25" w:author="Forfatter">
        <w:r w:rsidRPr="00B3018F">
          <w:t xml:space="preserve">Nærmere angitte uteoppholdsarealer, felt </w:t>
        </w:r>
        <w:proofErr w:type="spellStart"/>
        <w:r w:rsidRPr="00B3018F">
          <w:t>f_AUT</w:t>
        </w:r>
        <w:proofErr w:type="spellEnd"/>
      </w:ins>
    </w:p>
    <w:p w14:paraId="4A92532A" w14:textId="1E53054E" w:rsidR="0064426E" w:rsidRPr="0064426E" w:rsidRDefault="0064426E" w:rsidP="00BC79A4">
      <w:pPr>
        <w:ind w:left="612"/>
        <w:rPr>
          <w:iCs/>
          <w:color w:val="000000" w:themeColor="text1"/>
        </w:rPr>
      </w:pPr>
      <w:ins w:id="26" w:author="Forfatter">
        <w:r w:rsidRPr="00B3018F">
          <w:rPr>
            <w:iCs/>
            <w:color w:val="000000" w:themeColor="text1"/>
          </w:rPr>
          <w:t xml:space="preserve">Feltet kan utformes i som en del av torget i felt </w:t>
        </w:r>
        <w:proofErr w:type="spellStart"/>
        <w:r w:rsidRPr="00B3018F">
          <w:rPr>
            <w:iCs/>
            <w:color w:val="000000" w:themeColor="text1"/>
          </w:rPr>
          <w:t>f_TO</w:t>
        </w:r>
        <w:proofErr w:type="spellEnd"/>
        <w:r w:rsidRPr="00B3018F">
          <w:rPr>
            <w:iCs/>
            <w:color w:val="000000" w:themeColor="text1"/>
          </w:rPr>
          <w:t>.</w:t>
        </w:r>
        <w:r>
          <w:rPr>
            <w:iCs/>
            <w:color w:val="000000" w:themeColor="text1"/>
          </w:rPr>
          <w:t xml:space="preserve"> </w:t>
        </w:r>
        <w:r w:rsidR="00BC79A4">
          <w:rPr>
            <w:iCs/>
            <w:color w:val="000000" w:themeColor="text1"/>
          </w:rPr>
          <w:br/>
        </w:r>
      </w:ins>
    </w:p>
    <w:p w14:paraId="0342257E" w14:textId="77777777" w:rsidR="00F22399" w:rsidRPr="00390BE4" w:rsidRDefault="00F22399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Samferdselsanlegg og teknisk infrastruktur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 12-5 nr. 2)</w:t>
      </w:r>
    </w:p>
    <w:p w14:paraId="7DF35A15" w14:textId="2DFC04A6" w:rsidR="00A829F2" w:rsidRPr="00390BE4" w:rsidRDefault="00846860" w:rsidP="00487C76">
      <w:pPr>
        <w:pStyle w:val="Regbest2"/>
      </w:pPr>
      <w:r w:rsidRPr="00390BE4">
        <w:t>Veg</w:t>
      </w:r>
      <w:r w:rsidR="00A829F2" w:rsidRPr="00390BE4">
        <w:t xml:space="preserve">, felt </w:t>
      </w:r>
      <w:proofErr w:type="spellStart"/>
      <w:r w:rsidR="00A829F2" w:rsidRPr="00390BE4">
        <w:t>o_</w:t>
      </w:r>
      <w:r w:rsidRPr="00390BE4">
        <w:t>V</w:t>
      </w:r>
      <w:proofErr w:type="spellEnd"/>
    </w:p>
    <w:p w14:paraId="7695C91C" w14:textId="753AF148" w:rsidR="004857AE" w:rsidRPr="00390BE4" w:rsidRDefault="00A829F2" w:rsidP="00A829F2">
      <w:pPr>
        <w:ind w:left="612"/>
        <w:rPr>
          <w:color w:val="000000" w:themeColor="text1"/>
        </w:rPr>
      </w:pPr>
      <w:proofErr w:type="spellStart"/>
      <w:r w:rsidRPr="00390BE4">
        <w:rPr>
          <w:color w:val="000000" w:themeColor="text1"/>
        </w:rPr>
        <w:t>o_</w:t>
      </w:r>
      <w:r w:rsidR="00846860" w:rsidRPr="00390BE4">
        <w:rPr>
          <w:color w:val="000000" w:themeColor="text1"/>
        </w:rPr>
        <w:t>V</w:t>
      </w:r>
      <w:proofErr w:type="spellEnd"/>
      <w:r w:rsidRPr="00390BE4">
        <w:rPr>
          <w:color w:val="000000" w:themeColor="text1"/>
        </w:rPr>
        <w:t xml:space="preserve"> skal være offentlig.  </w:t>
      </w:r>
      <w:r w:rsidR="004857AE" w:rsidRPr="00390BE4">
        <w:rPr>
          <w:color w:val="000000" w:themeColor="text1"/>
        </w:rPr>
        <w:br/>
      </w:r>
    </w:p>
    <w:p w14:paraId="61E7AE06" w14:textId="77777777" w:rsidR="00A829F2" w:rsidRPr="00390BE4" w:rsidRDefault="00A829F2" w:rsidP="00487C76">
      <w:pPr>
        <w:pStyle w:val="Regbest2"/>
      </w:pPr>
      <w:r w:rsidRPr="00390BE4">
        <w:t xml:space="preserve">Kjøreveg, felt </w:t>
      </w:r>
      <w:proofErr w:type="spellStart"/>
      <w:r w:rsidRPr="00390BE4">
        <w:t>f_KV</w:t>
      </w:r>
      <w:proofErr w:type="spellEnd"/>
    </w:p>
    <w:p w14:paraId="24C7BC3B" w14:textId="5EA143DF" w:rsidR="00A829F2" w:rsidRPr="00390BE4" w:rsidRDefault="00A829F2" w:rsidP="00A829F2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Kjøreveg </w:t>
      </w:r>
      <w:proofErr w:type="spellStart"/>
      <w:r w:rsidRPr="00390BE4">
        <w:rPr>
          <w:color w:val="000000" w:themeColor="text1"/>
        </w:rPr>
        <w:t>f_KV</w:t>
      </w:r>
      <w:proofErr w:type="spellEnd"/>
      <w:r w:rsidRPr="00390BE4">
        <w:rPr>
          <w:color w:val="000000" w:themeColor="text1"/>
        </w:rPr>
        <w:t xml:space="preserve"> er felles adkomst for gnr/</w:t>
      </w:r>
      <w:proofErr w:type="gramStart"/>
      <w:r w:rsidRPr="00390BE4">
        <w:rPr>
          <w:color w:val="000000" w:themeColor="text1"/>
        </w:rPr>
        <w:t>bnr</w:t>
      </w:r>
      <w:proofErr w:type="gramEnd"/>
      <w:r w:rsidRPr="00390BE4">
        <w:rPr>
          <w:color w:val="000000" w:themeColor="text1"/>
        </w:rPr>
        <w:t xml:space="preserve"> 126/11 og eiendommer innenfor planområdet.</w:t>
      </w:r>
      <w:r w:rsidR="00F22399" w:rsidRPr="00390BE4">
        <w:rPr>
          <w:color w:val="000000" w:themeColor="text1"/>
        </w:rPr>
        <w:br/>
      </w:r>
    </w:p>
    <w:p w14:paraId="1D8CEFB7" w14:textId="77777777" w:rsidR="00A829F2" w:rsidRPr="00390BE4" w:rsidRDefault="00A829F2" w:rsidP="00487C76">
      <w:pPr>
        <w:pStyle w:val="Regbest2"/>
      </w:pPr>
      <w:r w:rsidRPr="00390BE4">
        <w:t xml:space="preserve">Torg, felt </w:t>
      </w:r>
      <w:proofErr w:type="spellStart"/>
      <w:r w:rsidRPr="00390BE4">
        <w:t>f_TO</w:t>
      </w:r>
      <w:proofErr w:type="spellEnd"/>
    </w:p>
    <w:p w14:paraId="1F118F3A" w14:textId="7C6A5C53" w:rsidR="00093E45" w:rsidRPr="00390BE4" w:rsidRDefault="00BC1809" w:rsidP="00B04B55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Torget skal </w:t>
      </w:r>
      <w:r w:rsidR="0059340F" w:rsidRPr="00390BE4">
        <w:rPr>
          <w:iCs/>
          <w:color w:val="000000" w:themeColor="text1"/>
        </w:rPr>
        <w:t xml:space="preserve">opparbeides </w:t>
      </w:r>
      <w:r w:rsidRPr="00390BE4">
        <w:rPr>
          <w:iCs/>
          <w:color w:val="000000" w:themeColor="text1"/>
        </w:rPr>
        <w:t>allment tilgjengelig</w:t>
      </w:r>
      <w:r w:rsidR="00F659C4" w:rsidRPr="00390BE4">
        <w:rPr>
          <w:iCs/>
          <w:color w:val="000000" w:themeColor="text1"/>
        </w:rPr>
        <w:t xml:space="preserve"> og tilrettelegges for helårsbruk</w:t>
      </w:r>
      <w:r w:rsidR="0059340F" w:rsidRPr="00390BE4">
        <w:rPr>
          <w:iCs/>
          <w:color w:val="000000" w:themeColor="text1"/>
        </w:rPr>
        <w:t xml:space="preserve">. </w:t>
      </w:r>
      <w:r w:rsidRPr="00390BE4">
        <w:rPr>
          <w:iCs/>
          <w:color w:val="000000" w:themeColor="text1"/>
        </w:rPr>
        <w:t xml:space="preserve">Trær, vegetasjon og overvannsløsninger skal </w:t>
      </w:r>
      <w:proofErr w:type="gramStart"/>
      <w:r w:rsidRPr="00390BE4">
        <w:rPr>
          <w:iCs/>
          <w:color w:val="000000" w:themeColor="text1"/>
        </w:rPr>
        <w:t>integreres</w:t>
      </w:r>
      <w:proofErr w:type="gramEnd"/>
      <w:r w:rsidRPr="00390BE4">
        <w:rPr>
          <w:iCs/>
          <w:color w:val="000000" w:themeColor="text1"/>
        </w:rPr>
        <w:t xml:space="preserve"> i den helhetlige utformingen av torget. </w:t>
      </w:r>
      <w:ins w:id="27" w:author="Forfatter">
        <w:r w:rsidR="0064426E">
          <w:rPr>
            <w:iCs/>
            <w:color w:val="000000" w:themeColor="text1"/>
          </w:rPr>
          <w:t xml:space="preserve">Det skal skapes gode overganger til felt </w:t>
        </w:r>
        <w:proofErr w:type="spellStart"/>
        <w:r w:rsidR="0064426E">
          <w:t>f_AUT</w:t>
        </w:r>
        <w:proofErr w:type="spellEnd"/>
        <w:r w:rsidR="0064426E">
          <w:t>.</w:t>
        </w:r>
      </w:ins>
    </w:p>
    <w:p w14:paraId="1FAAD43E" w14:textId="04288FFF" w:rsidR="00E821A1" w:rsidRPr="00390BE4" w:rsidRDefault="00344BCE" w:rsidP="0064426E">
      <w:pPr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Det </w:t>
      </w:r>
      <w:r w:rsidR="0000553E" w:rsidRPr="00390BE4">
        <w:rPr>
          <w:iCs/>
          <w:color w:val="000000" w:themeColor="text1"/>
        </w:rPr>
        <w:t>kan etableres tidsbegrensede og flyttbare konstruksjoner, salgsboder og uteservering.</w:t>
      </w:r>
      <w:r w:rsidRPr="00390BE4">
        <w:rPr>
          <w:iCs/>
          <w:color w:val="000000" w:themeColor="text1"/>
        </w:rPr>
        <w:t xml:space="preserve"> </w:t>
      </w:r>
      <w:r w:rsidR="00093E45" w:rsidRPr="00390BE4">
        <w:rPr>
          <w:iCs/>
          <w:color w:val="000000" w:themeColor="text1"/>
        </w:rPr>
        <w:t xml:space="preserve">Disse skal ha et omfang og en plassering som ikke hindrer allmenn ferdsel. </w:t>
      </w:r>
      <w:r w:rsidR="00AB286C" w:rsidRPr="00390BE4">
        <w:rPr>
          <w:i/>
          <w:color w:val="000000" w:themeColor="text1"/>
        </w:rPr>
        <w:br/>
      </w:r>
    </w:p>
    <w:p w14:paraId="19C6C3AD" w14:textId="77777777" w:rsidR="00E821A1" w:rsidRPr="00390BE4" w:rsidRDefault="00E821A1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Bestemmelser til hensynssoner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§§ 12-7 og 11-8)</w:t>
      </w:r>
    </w:p>
    <w:p w14:paraId="1FE33FD4" w14:textId="395772B3" w:rsidR="00564B7B" w:rsidRPr="00390BE4" w:rsidRDefault="00E821A1" w:rsidP="00564B7B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Sikrings-, støy- og faresoner (</w:t>
      </w:r>
      <w:proofErr w:type="spellStart"/>
      <w:r w:rsidRPr="00390BE4">
        <w:rPr>
          <w:color w:val="000000" w:themeColor="text1"/>
        </w:rPr>
        <w:t>pbl</w:t>
      </w:r>
      <w:proofErr w:type="spellEnd"/>
      <w:r w:rsidRPr="00390BE4">
        <w:rPr>
          <w:color w:val="000000" w:themeColor="text1"/>
        </w:rPr>
        <w:t>. § 11-8 a)</w:t>
      </w:r>
    </w:p>
    <w:p w14:paraId="26F74709" w14:textId="0B6EEC25" w:rsidR="00A829F2" w:rsidRPr="00390BE4" w:rsidRDefault="00A829F2" w:rsidP="00487C76">
      <w:pPr>
        <w:pStyle w:val="Regbest2"/>
      </w:pPr>
      <w:r w:rsidRPr="00390BE4">
        <w:t>Andre sikringssoner – anlegg i grunnen (restriksjoner for anlegg i grunnen) H190_1</w:t>
      </w:r>
    </w:p>
    <w:p w14:paraId="776CF0D8" w14:textId="1C5D9F9A" w:rsidR="00A829F2" w:rsidRPr="00390BE4" w:rsidRDefault="00A829F2" w:rsidP="00A829F2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Innenfor sikringssonen vist på plankartet, er det ikke tillatt å gjennomføre tiltak som medfører </w:t>
      </w:r>
      <w:r w:rsidR="000E16D4" w:rsidRPr="00390BE4">
        <w:rPr>
          <w:color w:val="000000" w:themeColor="text1"/>
        </w:rPr>
        <w:t>sprenging,</w:t>
      </w:r>
      <w:r w:rsidRPr="00390BE4">
        <w:rPr>
          <w:color w:val="000000" w:themeColor="text1"/>
        </w:rPr>
        <w:t xml:space="preserve"> peleramming, </w:t>
      </w:r>
      <w:proofErr w:type="spellStart"/>
      <w:r w:rsidRPr="00390BE4">
        <w:rPr>
          <w:color w:val="000000" w:themeColor="text1"/>
        </w:rPr>
        <w:t>spunting</w:t>
      </w:r>
      <w:proofErr w:type="spellEnd"/>
      <w:r w:rsidRPr="00390BE4">
        <w:rPr>
          <w:color w:val="000000" w:themeColor="text1"/>
        </w:rPr>
        <w:t xml:space="preserve">, boring i grunnen, tunneldriving, eller andre tiltak som kan medføre fare for skade på tunnelanlegget. Dokumentasjon for at et tiltak ikke vil føre til skade eller fare for skade på tunnel/kulvert skal medfølge søknad om tiltak og skal godkjennes av Sporveien. </w:t>
      </w:r>
    </w:p>
    <w:p w14:paraId="74DB3372" w14:textId="77777777" w:rsidR="00AB286C" w:rsidRPr="00390BE4" w:rsidRDefault="00AB286C" w:rsidP="004E3257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</w:p>
    <w:p w14:paraId="63D90A97" w14:textId="25D3A35E" w:rsidR="00870C40" w:rsidRPr="00776633" w:rsidRDefault="00E821A1" w:rsidP="007D67BA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Bestemmelser til bestemmelsesområder</w:t>
      </w:r>
    </w:p>
    <w:p w14:paraId="639161B6" w14:textId="13D2FBD5" w:rsidR="00E821A1" w:rsidRPr="00390BE4" w:rsidRDefault="00E821A1" w:rsidP="004E3257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Bestemmelsesområde BG #</w:t>
      </w:r>
      <w:r w:rsidR="002A405E" w:rsidRPr="00390BE4">
        <w:rPr>
          <w:color w:val="000000" w:themeColor="text1"/>
        </w:rPr>
        <w:t>1</w:t>
      </w:r>
      <w:r w:rsidRPr="00390BE4">
        <w:rPr>
          <w:color w:val="000000" w:themeColor="text1"/>
        </w:rPr>
        <w:t xml:space="preserve"> </w:t>
      </w:r>
    </w:p>
    <w:p w14:paraId="2BD74188" w14:textId="4C2DC8AA" w:rsidR="001644A1" w:rsidRPr="00390BE4" w:rsidRDefault="000B5E9D" w:rsidP="001A67DE">
      <w:pPr>
        <w:ind w:left="431"/>
        <w:rPr>
          <w:color w:val="000000" w:themeColor="text1"/>
        </w:rPr>
      </w:pPr>
      <w:r w:rsidRPr="00390BE4">
        <w:rPr>
          <w:color w:val="000000" w:themeColor="text1"/>
        </w:rPr>
        <w:t>Innenfor bestemmelsesområde BG #</w:t>
      </w:r>
      <w:r w:rsidR="002A405E" w:rsidRPr="00390BE4">
        <w:rPr>
          <w:color w:val="000000" w:themeColor="text1"/>
        </w:rPr>
        <w:t>1</w:t>
      </w:r>
      <w:r w:rsidRPr="00390BE4">
        <w:rPr>
          <w:color w:val="000000" w:themeColor="text1"/>
        </w:rPr>
        <w:t xml:space="preserve"> skal det etableres en </w:t>
      </w:r>
      <w:r w:rsidR="002A405E" w:rsidRPr="00390BE4">
        <w:rPr>
          <w:color w:val="000000" w:themeColor="text1"/>
        </w:rPr>
        <w:t xml:space="preserve">passasje </w:t>
      </w:r>
      <w:ins w:id="28" w:author="Forfatter">
        <w:r w:rsidR="001644A1">
          <w:rPr>
            <w:color w:val="000000" w:themeColor="text1"/>
          </w:rPr>
          <w:t xml:space="preserve">med en trinnfri gangforbindelse </w:t>
        </w:r>
      </w:ins>
      <w:r w:rsidR="002A405E" w:rsidRPr="00390BE4">
        <w:rPr>
          <w:color w:val="000000" w:themeColor="text1"/>
        </w:rPr>
        <w:t xml:space="preserve">fra Sinsenveien til </w:t>
      </w:r>
      <w:proofErr w:type="spellStart"/>
      <w:r w:rsidR="002A405E" w:rsidRPr="00390BE4">
        <w:rPr>
          <w:color w:val="000000" w:themeColor="text1"/>
        </w:rPr>
        <w:t>f_UTE</w:t>
      </w:r>
      <w:proofErr w:type="spellEnd"/>
      <w:r w:rsidR="002A405E" w:rsidRPr="00390BE4">
        <w:rPr>
          <w:color w:val="000000" w:themeColor="text1"/>
        </w:rPr>
        <w:t xml:space="preserve">. </w:t>
      </w:r>
      <w:r w:rsidR="000452D1" w:rsidRPr="00390BE4">
        <w:rPr>
          <w:color w:val="000000" w:themeColor="text1"/>
        </w:rPr>
        <w:t xml:space="preserve">Passasjen </w:t>
      </w:r>
      <w:r w:rsidR="00FA58C4" w:rsidRPr="00390BE4">
        <w:rPr>
          <w:color w:val="000000" w:themeColor="text1"/>
        </w:rPr>
        <w:t xml:space="preserve">skal ha en bredde på minimum 6 m og fri høyde på minimum 6 m. </w:t>
      </w:r>
      <w:r w:rsidR="001644A1">
        <w:rPr>
          <w:color w:val="000000" w:themeColor="text1"/>
        </w:rPr>
        <w:br/>
      </w:r>
    </w:p>
    <w:p w14:paraId="58E58C79" w14:textId="2FC1A66F" w:rsidR="0028093C" w:rsidRPr="00390BE4" w:rsidRDefault="0028093C" w:rsidP="0028093C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Bestemmelsesområde BG #</w:t>
      </w:r>
      <w:r w:rsidR="002A405E" w:rsidRPr="00390BE4">
        <w:rPr>
          <w:color w:val="000000" w:themeColor="text1"/>
        </w:rPr>
        <w:t>2</w:t>
      </w:r>
      <w:r w:rsidR="00150479" w:rsidRPr="00390BE4">
        <w:rPr>
          <w:color w:val="000000" w:themeColor="text1"/>
        </w:rPr>
        <w:t>-</w:t>
      </w:r>
      <w:ins w:id="29" w:author="Forfatter">
        <w:r w:rsidR="00B3018F">
          <w:rPr>
            <w:color w:val="000000" w:themeColor="text1"/>
          </w:rPr>
          <w:t>4</w:t>
        </w:r>
      </w:ins>
    </w:p>
    <w:p w14:paraId="24D29B34" w14:textId="1EB564CE" w:rsidR="00196829" w:rsidRPr="00390BE4" w:rsidRDefault="0028093C" w:rsidP="001A67DE">
      <w:pPr>
        <w:ind w:left="431"/>
        <w:rPr>
          <w:color w:val="000000" w:themeColor="text1"/>
        </w:rPr>
      </w:pPr>
      <w:r w:rsidRPr="00390BE4">
        <w:rPr>
          <w:color w:val="000000" w:themeColor="text1"/>
        </w:rPr>
        <w:t>Innenfor bestemmelsesområde BG #</w:t>
      </w:r>
      <w:r w:rsidR="002A405E" w:rsidRPr="00390BE4">
        <w:rPr>
          <w:color w:val="000000" w:themeColor="text1"/>
        </w:rPr>
        <w:t>2</w:t>
      </w:r>
      <w:r w:rsidR="00150479" w:rsidRPr="00390BE4">
        <w:rPr>
          <w:color w:val="000000" w:themeColor="text1"/>
        </w:rPr>
        <w:t>-</w:t>
      </w:r>
      <w:ins w:id="30" w:author="Forfatter">
        <w:r w:rsidR="00B3018F">
          <w:rPr>
            <w:color w:val="000000" w:themeColor="text1"/>
          </w:rPr>
          <w:t>4</w:t>
        </w:r>
      </w:ins>
      <w:r w:rsidR="00196829" w:rsidRPr="00390BE4">
        <w:rPr>
          <w:color w:val="000000" w:themeColor="text1"/>
        </w:rPr>
        <w:t xml:space="preserve"> skal t</w:t>
      </w:r>
      <w:r w:rsidR="00196829" w:rsidRPr="00390BE4">
        <w:rPr>
          <w:bCs/>
        </w:rPr>
        <w:t xml:space="preserve">rær med stammeomkrets over 90 centimeter målt én meter over terreng bevares. Det tillates felling av disse dersom </w:t>
      </w:r>
      <w:r w:rsidR="00831C6F" w:rsidRPr="00390BE4">
        <w:rPr>
          <w:bCs/>
        </w:rPr>
        <w:t>trærne</w:t>
      </w:r>
      <w:r w:rsidR="00196829" w:rsidRPr="00390BE4">
        <w:rPr>
          <w:bCs/>
        </w:rPr>
        <w:t xml:space="preserve"> er dokumentert døde</w:t>
      </w:r>
      <w:r w:rsidR="00D4136B" w:rsidRPr="00390BE4">
        <w:rPr>
          <w:bCs/>
        </w:rPr>
        <w:t>,</w:t>
      </w:r>
      <w:r w:rsidR="00196829" w:rsidRPr="00390BE4">
        <w:rPr>
          <w:bCs/>
        </w:rPr>
        <w:t xml:space="preserve"> syke </w:t>
      </w:r>
      <w:r w:rsidR="00D4136B" w:rsidRPr="00390BE4">
        <w:rPr>
          <w:bCs/>
        </w:rPr>
        <w:t xml:space="preserve">eller til fare for uteoppholdsareal </w:t>
      </w:r>
      <w:r w:rsidR="00196829" w:rsidRPr="00390BE4">
        <w:rPr>
          <w:bCs/>
        </w:rPr>
        <w:t xml:space="preserve">av sertifisert </w:t>
      </w:r>
      <w:proofErr w:type="spellStart"/>
      <w:r w:rsidR="00196829" w:rsidRPr="00390BE4">
        <w:rPr>
          <w:bCs/>
        </w:rPr>
        <w:t>trefaglig</w:t>
      </w:r>
      <w:proofErr w:type="spellEnd"/>
      <w:r w:rsidR="00196829" w:rsidRPr="00390BE4">
        <w:rPr>
          <w:bCs/>
        </w:rPr>
        <w:t xml:space="preserve"> </w:t>
      </w:r>
      <w:r w:rsidR="00D4136B" w:rsidRPr="00390BE4">
        <w:rPr>
          <w:bCs/>
        </w:rPr>
        <w:t>rådgiver.</w:t>
      </w:r>
    </w:p>
    <w:p w14:paraId="277FB2FB" w14:textId="77777777" w:rsidR="00196829" w:rsidRPr="00390BE4" w:rsidRDefault="00196829" w:rsidP="00BB174D">
      <w:pPr>
        <w:rPr>
          <w:color w:val="000000" w:themeColor="text1"/>
        </w:rPr>
      </w:pPr>
    </w:p>
    <w:p w14:paraId="713B7D60" w14:textId="48E6CB38" w:rsidR="0000553E" w:rsidRPr="00776633" w:rsidRDefault="00E821A1" w:rsidP="00243124">
      <w:pPr>
        <w:pStyle w:val="Regbest0kapittel"/>
        <w:numPr>
          <w:ilvl w:val="1"/>
          <w:numId w:val="1"/>
        </w:numPr>
        <w:overflowPunct w:val="0"/>
        <w:autoSpaceDE w:val="0"/>
        <w:autoSpaceDN w:val="0"/>
        <w:adjustRightInd w:val="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>Rekkefølgebestemmelser og vilkår for gjennomføring</w:t>
      </w:r>
    </w:p>
    <w:p w14:paraId="6C7D0386" w14:textId="76A36EEE" w:rsidR="00E821A1" w:rsidRPr="001644A1" w:rsidRDefault="00E821A1" w:rsidP="001644A1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ins w:id="31" w:author="Forfatter"/>
          <w:color w:val="000000" w:themeColor="text1"/>
        </w:rPr>
      </w:pPr>
      <w:r w:rsidRPr="00390BE4">
        <w:rPr>
          <w:color w:val="000000" w:themeColor="text1"/>
        </w:rPr>
        <w:t xml:space="preserve">Før </w:t>
      </w:r>
      <w:ins w:id="32" w:author="Forfatter">
        <w:r w:rsidR="001644A1">
          <w:rPr>
            <w:color w:val="000000" w:themeColor="text1"/>
          </w:rPr>
          <w:t>rammetillatelse</w:t>
        </w:r>
        <w:r w:rsidR="001644A1" w:rsidRPr="001644A1">
          <w:rPr>
            <w:color w:val="000000" w:themeColor="text1"/>
          </w:rPr>
          <w:t xml:space="preserve"> </w:t>
        </w:r>
      </w:ins>
    </w:p>
    <w:p w14:paraId="55FE2A2A" w14:textId="77777777" w:rsidR="00991839" w:rsidRPr="00487C76" w:rsidRDefault="00991839" w:rsidP="00487C76">
      <w:pPr>
        <w:pStyle w:val="Regbest2"/>
      </w:pPr>
      <w:r w:rsidRPr="00487C76">
        <w:t>Infrastruktur</w:t>
      </w:r>
    </w:p>
    <w:p w14:paraId="37CBC642" w14:textId="3DDB1C52" w:rsidR="00991839" w:rsidRDefault="008332E6" w:rsidP="00EA7E6F">
      <w:pPr>
        <w:ind w:left="612"/>
      </w:pPr>
      <w:r w:rsidRPr="00390BE4">
        <w:rPr>
          <w:color w:val="000000" w:themeColor="text1"/>
        </w:rPr>
        <w:t>Tilrettelegging for myke trafikanter og etablering av blågrønn infrastruktur i Konghellegata, i Sinsenveien (mellom Trondheimsveien og Hasleveien) og Hasleveien (mellom Sinsenveien og Hasleveien bro)</w:t>
      </w:r>
      <w:r w:rsidR="00EA7E6F" w:rsidRPr="00390BE4">
        <w:rPr>
          <w:color w:val="000000" w:themeColor="text1"/>
        </w:rPr>
        <w:t xml:space="preserve"> skal sikres opparbeidet.</w:t>
      </w:r>
      <w:r w:rsidR="00991839" w:rsidRPr="00390BE4">
        <w:br/>
      </w:r>
    </w:p>
    <w:p w14:paraId="2DA2BCE9" w14:textId="090E718A" w:rsidR="001644A1" w:rsidRPr="001644A1" w:rsidRDefault="001644A1" w:rsidP="001644A1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 xml:space="preserve">Før igangsettingstillatelse </w:t>
      </w:r>
    </w:p>
    <w:p w14:paraId="1F81B57C" w14:textId="77777777" w:rsidR="00991839" w:rsidRPr="00390BE4" w:rsidRDefault="00991839" w:rsidP="00487C76">
      <w:pPr>
        <w:pStyle w:val="Regbest2"/>
      </w:pPr>
      <w:r w:rsidRPr="00390BE4">
        <w:t>Forurenset grunn</w:t>
      </w:r>
    </w:p>
    <w:p w14:paraId="4CC8781E" w14:textId="52AA1B70" w:rsidR="00776633" w:rsidRPr="00390BE4" w:rsidRDefault="00991839" w:rsidP="00776633">
      <w:pPr>
        <w:ind w:left="612"/>
        <w:rPr>
          <w:color w:val="000000" w:themeColor="text1"/>
        </w:rPr>
      </w:pPr>
      <w:r w:rsidRPr="00390BE4">
        <w:rPr>
          <w:color w:val="000000" w:themeColor="text1"/>
        </w:rPr>
        <w:t xml:space="preserve">Tiltaksplan for forurenset grunn skal godkjennes samtidig med </w:t>
      </w:r>
      <w:r w:rsidR="001D5F28" w:rsidRPr="00390BE4">
        <w:rPr>
          <w:color w:val="000000" w:themeColor="text1"/>
        </w:rPr>
        <w:t>igangsettingstillatelse</w:t>
      </w:r>
      <w:r w:rsidRPr="00390BE4">
        <w:rPr>
          <w:color w:val="000000" w:themeColor="text1"/>
        </w:rPr>
        <w:t xml:space="preserve"> for hvert byggetrinn. </w:t>
      </w:r>
      <w:r w:rsidR="00776633">
        <w:rPr>
          <w:color w:val="000000" w:themeColor="text1"/>
        </w:rPr>
        <w:br/>
      </w:r>
    </w:p>
    <w:p w14:paraId="40E5A837" w14:textId="1DAA5D00" w:rsidR="00E66E73" w:rsidRPr="00390BE4" w:rsidRDefault="00E821A1" w:rsidP="00A829F2">
      <w:pPr>
        <w:pStyle w:val="Regbest1"/>
        <w:numPr>
          <w:ilvl w:val="2"/>
          <w:numId w:val="1"/>
        </w:numPr>
        <w:overflowPunct w:val="0"/>
        <w:autoSpaceDE w:val="0"/>
        <w:autoSpaceDN w:val="0"/>
        <w:adjustRightInd w:val="0"/>
        <w:spacing w:before="240"/>
        <w:textAlignment w:val="baseline"/>
        <w:rPr>
          <w:color w:val="000000" w:themeColor="text1"/>
        </w:rPr>
      </w:pPr>
      <w:r w:rsidRPr="00390BE4">
        <w:rPr>
          <w:color w:val="000000" w:themeColor="text1"/>
        </w:rPr>
        <w:t xml:space="preserve">Før bebyggelse tas i bruk </w:t>
      </w:r>
    </w:p>
    <w:p w14:paraId="79547120" w14:textId="77777777" w:rsidR="00991839" w:rsidRPr="00390BE4" w:rsidRDefault="00991839" w:rsidP="00487C76">
      <w:pPr>
        <w:pStyle w:val="Regbest2"/>
      </w:pPr>
      <w:proofErr w:type="spellStart"/>
      <w:r w:rsidRPr="00390BE4">
        <w:t>Utomhusarealer</w:t>
      </w:r>
      <w:proofErr w:type="spellEnd"/>
    </w:p>
    <w:p w14:paraId="3784BEE7" w14:textId="64F55117" w:rsidR="00991839" w:rsidRPr="00390BE4" w:rsidRDefault="00B24101" w:rsidP="00991839">
      <w:pPr>
        <w:pStyle w:val="ListParagraph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 xml:space="preserve">Uteoppholdsarealer skal være opparbeidet i samsvar med </w:t>
      </w:r>
      <w:del w:id="33" w:author="Forfatter">
        <w:r w:rsidRPr="00390BE4" w:rsidDel="00945889">
          <w:rPr>
            <w:iCs/>
            <w:color w:val="000000" w:themeColor="text1"/>
          </w:rPr>
          <w:delText xml:space="preserve">godkjent </w:delText>
        </w:r>
      </w:del>
      <w:r w:rsidRPr="00390BE4">
        <w:rPr>
          <w:iCs/>
          <w:color w:val="000000" w:themeColor="text1"/>
        </w:rPr>
        <w:t xml:space="preserve">utomhus- og takplan før brukstillatelse for hvert enkelt byggetrinn kan gis. </w:t>
      </w:r>
    </w:p>
    <w:p w14:paraId="7A9C7B82" w14:textId="77777777" w:rsidR="00991839" w:rsidRPr="00390BE4" w:rsidRDefault="00991839" w:rsidP="00991839">
      <w:pPr>
        <w:pStyle w:val="ListParagraph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</w:p>
    <w:p w14:paraId="7D8DF0CD" w14:textId="2D90C47C" w:rsidR="00B24101" w:rsidRPr="00390BE4" w:rsidRDefault="00B24101" w:rsidP="00991839">
      <w:pPr>
        <w:pStyle w:val="ListParagraph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  <w:r w:rsidRPr="00390BE4">
        <w:rPr>
          <w:iCs/>
          <w:color w:val="000000" w:themeColor="text1"/>
        </w:rPr>
        <w:t>Utearealer i felt BB2 skal være opparbeidet før brukstillatelse for boliger i felt KBA2 kan gis.</w:t>
      </w:r>
    </w:p>
    <w:p w14:paraId="55091B79" w14:textId="77777777" w:rsidR="00991839" w:rsidRPr="00390BE4" w:rsidRDefault="00991839" w:rsidP="00991839">
      <w:pPr>
        <w:pStyle w:val="ListParagraph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  <w:rPr>
          <w:iCs/>
          <w:color w:val="000000" w:themeColor="text1"/>
        </w:rPr>
      </w:pPr>
    </w:p>
    <w:p w14:paraId="596FDA4E" w14:textId="77777777" w:rsidR="00991839" w:rsidRPr="00390BE4" w:rsidRDefault="00991839" w:rsidP="00487C76">
      <w:pPr>
        <w:pStyle w:val="Regbest2"/>
      </w:pPr>
      <w:r w:rsidRPr="00390BE4">
        <w:t>Torg</w:t>
      </w:r>
    </w:p>
    <w:p w14:paraId="4CA46B8F" w14:textId="665B7AFC" w:rsidR="00991839" w:rsidRPr="00390BE4" w:rsidRDefault="00B24101" w:rsidP="00B24101">
      <w:pPr>
        <w:pStyle w:val="ListParagraph"/>
        <w:overflowPunct w:val="0"/>
        <w:autoSpaceDE w:val="0"/>
        <w:autoSpaceDN w:val="0"/>
        <w:adjustRightInd w:val="0"/>
        <w:spacing w:after="240" w:line="240" w:lineRule="auto"/>
        <w:ind w:left="612"/>
        <w:textAlignment w:val="baseline"/>
      </w:pPr>
      <w:r w:rsidRPr="00390BE4">
        <w:rPr>
          <w:color w:val="000000" w:themeColor="text1"/>
        </w:rPr>
        <w:t xml:space="preserve">Torg i felt </w:t>
      </w:r>
      <w:proofErr w:type="spellStart"/>
      <w:r w:rsidRPr="00390BE4">
        <w:rPr>
          <w:color w:val="000000" w:themeColor="text1"/>
        </w:rPr>
        <w:t>f_TO</w:t>
      </w:r>
      <w:proofErr w:type="spellEnd"/>
      <w:r w:rsidRPr="00390BE4">
        <w:rPr>
          <w:color w:val="000000" w:themeColor="text1"/>
        </w:rPr>
        <w:t xml:space="preserve"> skal være ferdig opparbeidet i samsvar med </w:t>
      </w:r>
      <w:del w:id="34" w:author="Forfatter">
        <w:r w:rsidRPr="00390BE4" w:rsidDel="00945889">
          <w:rPr>
            <w:color w:val="000000" w:themeColor="text1"/>
          </w:rPr>
          <w:delText xml:space="preserve">godkjent </w:delText>
        </w:r>
      </w:del>
      <w:r w:rsidRPr="00390BE4">
        <w:rPr>
          <w:color w:val="000000" w:themeColor="text1"/>
        </w:rPr>
        <w:t xml:space="preserve">utomhusplan før brukstillatelse kan for felt KBA2 kan gis. </w:t>
      </w:r>
      <w:r w:rsidR="00991839" w:rsidRPr="00390BE4">
        <w:br/>
      </w:r>
    </w:p>
    <w:p w14:paraId="5ABF18A0" w14:textId="4F5E6EB6" w:rsidR="00991839" w:rsidRPr="00390BE4" w:rsidRDefault="00991839" w:rsidP="00487C76">
      <w:pPr>
        <w:pStyle w:val="Regbest2"/>
      </w:pPr>
      <w:r w:rsidRPr="00390BE4">
        <w:t>Overvannshåndtering</w:t>
      </w:r>
    </w:p>
    <w:p w14:paraId="08B9954C" w14:textId="7C3E65C9" w:rsidR="00B24101" w:rsidRPr="008D39AA" w:rsidRDefault="00B24101" w:rsidP="00512C55">
      <w:pPr>
        <w:ind w:left="612"/>
        <w:rPr>
          <w:color w:val="000000" w:themeColor="text1"/>
        </w:rPr>
      </w:pPr>
      <w:del w:id="35" w:author="Forfatter">
        <w:r w:rsidRPr="00390BE4" w:rsidDel="00945889">
          <w:rPr>
            <w:color w:val="000000" w:themeColor="text1"/>
          </w:rPr>
          <w:delText xml:space="preserve">Godkjent </w:delText>
        </w:r>
      </w:del>
      <w:ins w:id="36" w:author="Forfatter">
        <w:r w:rsidR="00945889">
          <w:rPr>
            <w:color w:val="000000" w:themeColor="text1"/>
          </w:rPr>
          <w:t>O</w:t>
        </w:r>
      </w:ins>
      <w:del w:id="37" w:author="Forfatter">
        <w:r w:rsidRPr="00390BE4" w:rsidDel="00945889">
          <w:rPr>
            <w:color w:val="000000" w:themeColor="text1"/>
          </w:rPr>
          <w:delText>o</w:delText>
        </w:r>
      </w:del>
      <w:r w:rsidRPr="00390BE4">
        <w:rPr>
          <w:color w:val="000000" w:themeColor="text1"/>
        </w:rPr>
        <w:t>vervannsløsning skal være opparbeidet før brukstillatelse for hvert enkelt byggetrinn kan gis.</w:t>
      </w:r>
      <w:r>
        <w:rPr>
          <w:color w:val="000000" w:themeColor="text1"/>
        </w:rPr>
        <w:t xml:space="preserve"> </w:t>
      </w:r>
    </w:p>
    <w:sectPr w:rsidR="00B24101" w:rsidRPr="008D39AA" w:rsidSect="003B1D3C">
      <w:pgSz w:w="11907" w:h="16839" w:code="9"/>
      <w:pgMar w:top="1219" w:right="1338" w:bottom="2245" w:left="1298" w:header="709" w:footer="442" w:gutter="0"/>
      <w:cols w:space="708" w:equalWidth="0">
        <w:col w:w="8931"/>
      </w:cols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61D86" w14:textId="77777777" w:rsidR="0075610A" w:rsidRDefault="0075610A">
      <w:r>
        <w:separator/>
      </w:r>
    </w:p>
    <w:p w14:paraId="1A77A84D" w14:textId="77777777" w:rsidR="0075610A" w:rsidRDefault="0075610A"/>
  </w:endnote>
  <w:endnote w:type="continuationSeparator" w:id="0">
    <w:p w14:paraId="032E9BDE" w14:textId="77777777" w:rsidR="0075610A" w:rsidRDefault="0075610A">
      <w:r>
        <w:continuationSeparator/>
      </w:r>
    </w:p>
    <w:p w14:paraId="2E1E4122" w14:textId="77777777" w:rsidR="0075610A" w:rsidRDefault="007561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lo Sans Office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lo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lo Sans Medium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81515" w14:textId="77777777" w:rsidR="0075610A" w:rsidRDefault="0075610A">
      <w:r>
        <w:separator/>
      </w:r>
    </w:p>
    <w:p w14:paraId="544DB872" w14:textId="77777777" w:rsidR="0075610A" w:rsidRDefault="0075610A"/>
  </w:footnote>
  <w:footnote w:type="continuationSeparator" w:id="0">
    <w:p w14:paraId="3FCF5FFA" w14:textId="77777777" w:rsidR="0075610A" w:rsidRDefault="0075610A">
      <w:r>
        <w:continuationSeparator/>
      </w:r>
    </w:p>
    <w:p w14:paraId="11A1C8B9" w14:textId="77777777" w:rsidR="0075610A" w:rsidRDefault="007561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D5B"/>
    <w:multiLevelType w:val="hybridMultilevel"/>
    <w:tmpl w:val="CE90FB56"/>
    <w:lvl w:ilvl="0" w:tplc="04140001">
      <w:start w:val="1"/>
      <w:numFmt w:val="bullet"/>
      <w:lvlText w:val=""/>
      <w:lvlJc w:val="left"/>
      <w:pPr>
        <w:ind w:left="315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1" w15:restartNumberingAfterBreak="0">
    <w:nsid w:val="03DE18CF"/>
    <w:multiLevelType w:val="hybridMultilevel"/>
    <w:tmpl w:val="ECAABB80"/>
    <w:lvl w:ilvl="0" w:tplc="43E4DAB6">
      <w:start w:val="1"/>
      <w:numFmt w:val="bullet"/>
      <w:lvlText w:val=""/>
      <w:lvlJc w:val="left"/>
      <w:pPr>
        <w:ind w:left="106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4CE7696"/>
    <w:multiLevelType w:val="hybridMultilevel"/>
    <w:tmpl w:val="16A6516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B5084"/>
    <w:multiLevelType w:val="hybridMultilevel"/>
    <w:tmpl w:val="D752E824"/>
    <w:lvl w:ilvl="0" w:tplc="97BED312">
      <w:start w:val="1100"/>
      <w:numFmt w:val="bullet"/>
      <w:lvlText w:val="-"/>
      <w:lvlJc w:val="left"/>
      <w:pPr>
        <w:ind w:left="720" w:hanging="360"/>
      </w:pPr>
      <w:rPr>
        <w:rFonts w:ascii="Oslo Sans Office" w:eastAsia="Times New Roman" w:hAnsi="Oslo Sans Office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70D2A"/>
    <w:multiLevelType w:val="hybridMultilevel"/>
    <w:tmpl w:val="31A85552"/>
    <w:lvl w:ilvl="0" w:tplc="5C58F664">
      <w:start w:val="1"/>
      <w:numFmt w:val="bullet"/>
      <w:lvlText w:val="·"/>
      <w:lvlJc w:val="left"/>
      <w:pPr>
        <w:ind w:left="133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5" w15:restartNumberingAfterBreak="0">
    <w:nsid w:val="1868065B"/>
    <w:multiLevelType w:val="hybridMultilevel"/>
    <w:tmpl w:val="0A3CE28E"/>
    <w:lvl w:ilvl="0" w:tplc="5D68CBA4">
      <w:numFmt w:val="bullet"/>
      <w:lvlText w:val="·"/>
      <w:lvlJc w:val="left"/>
      <w:pPr>
        <w:ind w:left="1068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B8C781F"/>
    <w:multiLevelType w:val="hybridMultilevel"/>
    <w:tmpl w:val="32BEEB98"/>
    <w:lvl w:ilvl="0" w:tplc="5C58F664">
      <w:start w:val="1"/>
      <w:numFmt w:val="bullet"/>
      <w:lvlText w:val="·"/>
      <w:lvlJc w:val="left"/>
      <w:pPr>
        <w:ind w:left="133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7" w15:restartNumberingAfterBreak="0">
    <w:nsid w:val="234E21C9"/>
    <w:multiLevelType w:val="hybridMultilevel"/>
    <w:tmpl w:val="98BCEF1C"/>
    <w:lvl w:ilvl="0" w:tplc="5C58F664">
      <w:start w:val="1"/>
      <w:numFmt w:val="bullet"/>
      <w:lvlText w:val="·"/>
      <w:lvlJc w:val="left"/>
      <w:pPr>
        <w:ind w:left="97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243C4FBF"/>
    <w:multiLevelType w:val="hybridMultilevel"/>
    <w:tmpl w:val="2954FF84"/>
    <w:lvl w:ilvl="0" w:tplc="F716C07E">
      <w:start w:val="930"/>
      <w:numFmt w:val="bullet"/>
      <w:lvlText w:val="-"/>
      <w:lvlJc w:val="left"/>
      <w:pPr>
        <w:ind w:left="720" w:hanging="360"/>
      </w:pPr>
      <w:rPr>
        <w:rFonts w:ascii="Oslo Sans Office" w:eastAsia="Times New Roman" w:hAnsi="Oslo Sans Office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556AE"/>
    <w:multiLevelType w:val="hybridMultilevel"/>
    <w:tmpl w:val="52FE39AE"/>
    <w:lvl w:ilvl="0" w:tplc="5C58F664">
      <w:start w:val="1"/>
      <w:numFmt w:val="bullet"/>
      <w:lvlText w:val="·"/>
      <w:lvlJc w:val="left"/>
      <w:pPr>
        <w:ind w:left="720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B5222"/>
    <w:multiLevelType w:val="hybridMultilevel"/>
    <w:tmpl w:val="FC560296"/>
    <w:lvl w:ilvl="0" w:tplc="5D68CBA4">
      <w:numFmt w:val="bullet"/>
      <w:lvlText w:val="·"/>
      <w:lvlJc w:val="left"/>
      <w:pPr>
        <w:ind w:left="1068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1" w15:restartNumberingAfterBreak="0">
    <w:nsid w:val="2C6547A7"/>
    <w:multiLevelType w:val="hybridMultilevel"/>
    <w:tmpl w:val="0D525166"/>
    <w:lvl w:ilvl="0" w:tplc="1A4AD25E">
      <w:start w:val="1"/>
      <w:numFmt w:val="none"/>
      <w:lvlText w:val="2.1.3"/>
      <w:lvlJc w:val="left"/>
      <w:pPr>
        <w:ind w:left="1154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874" w:hanging="360"/>
      </w:pPr>
    </w:lvl>
    <w:lvl w:ilvl="2" w:tplc="0414001B" w:tentative="1">
      <w:start w:val="1"/>
      <w:numFmt w:val="lowerRoman"/>
      <w:lvlText w:val="%3."/>
      <w:lvlJc w:val="right"/>
      <w:pPr>
        <w:ind w:left="2594" w:hanging="180"/>
      </w:pPr>
    </w:lvl>
    <w:lvl w:ilvl="3" w:tplc="0414000F" w:tentative="1">
      <w:start w:val="1"/>
      <w:numFmt w:val="decimal"/>
      <w:lvlText w:val="%4."/>
      <w:lvlJc w:val="left"/>
      <w:pPr>
        <w:ind w:left="3314" w:hanging="360"/>
      </w:pPr>
    </w:lvl>
    <w:lvl w:ilvl="4" w:tplc="04140019" w:tentative="1">
      <w:start w:val="1"/>
      <w:numFmt w:val="lowerLetter"/>
      <w:lvlText w:val="%5."/>
      <w:lvlJc w:val="left"/>
      <w:pPr>
        <w:ind w:left="4034" w:hanging="360"/>
      </w:pPr>
    </w:lvl>
    <w:lvl w:ilvl="5" w:tplc="0414001B" w:tentative="1">
      <w:start w:val="1"/>
      <w:numFmt w:val="lowerRoman"/>
      <w:lvlText w:val="%6."/>
      <w:lvlJc w:val="right"/>
      <w:pPr>
        <w:ind w:left="4754" w:hanging="180"/>
      </w:pPr>
    </w:lvl>
    <w:lvl w:ilvl="6" w:tplc="0414000F" w:tentative="1">
      <w:start w:val="1"/>
      <w:numFmt w:val="decimal"/>
      <w:lvlText w:val="%7."/>
      <w:lvlJc w:val="left"/>
      <w:pPr>
        <w:ind w:left="5474" w:hanging="360"/>
      </w:pPr>
    </w:lvl>
    <w:lvl w:ilvl="7" w:tplc="04140019" w:tentative="1">
      <w:start w:val="1"/>
      <w:numFmt w:val="lowerLetter"/>
      <w:lvlText w:val="%8."/>
      <w:lvlJc w:val="left"/>
      <w:pPr>
        <w:ind w:left="6194" w:hanging="360"/>
      </w:pPr>
    </w:lvl>
    <w:lvl w:ilvl="8" w:tplc="0414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2" w15:restartNumberingAfterBreak="0">
    <w:nsid w:val="33870C20"/>
    <w:multiLevelType w:val="hybridMultilevel"/>
    <w:tmpl w:val="D31EE29E"/>
    <w:lvl w:ilvl="0" w:tplc="5C58F664">
      <w:start w:val="1"/>
      <w:numFmt w:val="bullet"/>
      <w:lvlText w:val="·"/>
      <w:lvlJc w:val="left"/>
      <w:pPr>
        <w:ind w:left="720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42278"/>
    <w:multiLevelType w:val="hybridMultilevel"/>
    <w:tmpl w:val="12A8FADE"/>
    <w:lvl w:ilvl="0" w:tplc="5D68CBA4">
      <w:numFmt w:val="bullet"/>
      <w:lvlText w:val="·"/>
      <w:lvlJc w:val="left"/>
      <w:pPr>
        <w:ind w:left="1068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C473AF3"/>
    <w:multiLevelType w:val="hybridMultilevel"/>
    <w:tmpl w:val="840AF1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F5982"/>
    <w:multiLevelType w:val="hybridMultilevel"/>
    <w:tmpl w:val="58202D4E"/>
    <w:lvl w:ilvl="0" w:tplc="4296DA26">
      <w:start w:val="1"/>
      <w:numFmt w:val="bullet"/>
      <w:lvlText w:val=""/>
      <w:lvlJc w:val="left"/>
      <w:pPr>
        <w:ind w:left="133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16" w15:restartNumberingAfterBreak="0">
    <w:nsid w:val="4B3503CE"/>
    <w:multiLevelType w:val="hybridMultilevel"/>
    <w:tmpl w:val="70922A68"/>
    <w:lvl w:ilvl="0" w:tplc="43E4DAB6">
      <w:start w:val="1"/>
      <w:numFmt w:val="bullet"/>
      <w:lvlText w:val=""/>
      <w:lvlJc w:val="left"/>
      <w:pPr>
        <w:ind w:left="133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17" w15:restartNumberingAfterBreak="0">
    <w:nsid w:val="525A04FB"/>
    <w:multiLevelType w:val="hybridMultilevel"/>
    <w:tmpl w:val="6478AB4A"/>
    <w:lvl w:ilvl="0" w:tplc="43E4DAB6">
      <w:start w:val="1"/>
      <w:numFmt w:val="bullet"/>
      <w:lvlText w:val=""/>
      <w:lvlJc w:val="left"/>
      <w:pPr>
        <w:ind w:left="927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544D5EFE"/>
    <w:multiLevelType w:val="hybridMultilevel"/>
    <w:tmpl w:val="00D665F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95FD1"/>
    <w:multiLevelType w:val="hybridMultilevel"/>
    <w:tmpl w:val="64FECF9E"/>
    <w:lvl w:ilvl="0" w:tplc="72746B8E">
      <w:start w:val="845"/>
      <w:numFmt w:val="bullet"/>
      <w:lvlText w:val="·"/>
      <w:lvlJc w:val="left"/>
      <w:pPr>
        <w:ind w:left="972" w:hanging="360"/>
      </w:pPr>
      <w:rPr>
        <w:rFonts w:ascii="Calibri" w:eastAsiaTheme="minorHAns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0" w15:restartNumberingAfterBreak="0">
    <w:nsid w:val="5B952137"/>
    <w:multiLevelType w:val="hybridMultilevel"/>
    <w:tmpl w:val="0BE256BC"/>
    <w:lvl w:ilvl="0" w:tplc="5C58F664">
      <w:start w:val="1"/>
      <w:numFmt w:val="bullet"/>
      <w:lvlText w:val="·"/>
      <w:lvlJc w:val="left"/>
      <w:pPr>
        <w:ind w:left="1080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3360F0"/>
    <w:multiLevelType w:val="multilevel"/>
    <w:tmpl w:val="15629C56"/>
    <w:lvl w:ilvl="0">
      <w:start w:val="1"/>
      <w:numFmt w:val="none"/>
      <w:pStyle w:val="Regbesttittel"/>
      <w:suff w:val="nothing"/>
      <w:lvlText w:val=""/>
      <w:lvlJc w:val="left"/>
      <w:pPr>
        <w:ind w:left="0" w:firstLine="0"/>
      </w:pPr>
      <w:rPr>
        <w:rFonts w:ascii="Arial" w:hAnsi="Arial" w:hint="default"/>
        <w:b/>
        <w:sz w:val="28"/>
      </w:rPr>
    </w:lvl>
    <w:lvl w:ilvl="1">
      <w:start w:val="1"/>
      <w:numFmt w:val="none"/>
      <w:lvlRestart w:val="0"/>
      <w:pStyle w:val="Regbest0kapittel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Regbest1"/>
      <w:lvlText w:val="%3%2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Regbest2"/>
      <w:lvlText w:val="%2%3.%4"/>
      <w:lvlJc w:val="left"/>
      <w:pPr>
        <w:ind w:left="896" w:hanging="612"/>
      </w:pPr>
      <w:rPr>
        <w:rFonts w:hint="default"/>
        <w:color w:val="000000" w:themeColor="text1"/>
      </w:rPr>
    </w:lvl>
    <w:lvl w:ilvl="4">
      <w:start w:val="1"/>
      <w:numFmt w:val="decimal"/>
      <w:pStyle w:val="Regbest3"/>
      <w:lvlText w:val="%3.%4.%5"/>
      <w:lvlJc w:val="left"/>
      <w:pPr>
        <w:ind w:left="794" w:hanging="794"/>
      </w:pPr>
      <w:rPr>
        <w:rFonts w:hint="default"/>
        <w:color w:val="000000" w:themeColor="text1"/>
      </w:rPr>
    </w:lvl>
    <w:lvl w:ilvl="5">
      <w:start w:val="1"/>
      <w:numFmt w:val="none"/>
      <w:pStyle w:val="Regbest4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Regbest5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D662B46"/>
    <w:multiLevelType w:val="hybridMultilevel"/>
    <w:tmpl w:val="D1D67610"/>
    <w:lvl w:ilvl="0" w:tplc="5C58F664">
      <w:start w:val="1"/>
      <w:numFmt w:val="bullet"/>
      <w:lvlText w:val="·"/>
      <w:lvlJc w:val="left"/>
      <w:pPr>
        <w:ind w:left="1068" w:hanging="360"/>
      </w:pPr>
      <w:rPr>
        <w:rFonts w:ascii="Calibri" w:hAnsi="Calibri" w:hint="default"/>
      </w:rPr>
    </w:lvl>
    <w:lvl w:ilvl="1" w:tplc="041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17C7DF7"/>
    <w:multiLevelType w:val="hybridMultilevel"/>
    <w:tmpl w:val="68B2E2C0"/>
    <w:lvl w:ilvl="0" w:tplc="5C58F664">
      <w:start w:val="1"/>
      <w:numFmt w:val="bullet"/>
      <w:lvlText w:val="·"/>
      <w:lvlJc w:val="left"/>
      <w:pPr>
        <w:ind w:left="972" w:hanging="360"/>
      </w:pPr>
      <w:rPr>
        <w:rFonts w:ascii="Calibri" w:hAnsi="Calibri" w:hint="default"/>
      </w:rPr>
    </w:lvl>
    <w:lvl w:ilvl="1" w:tplc="0414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4" w15:restartNumberingAfterBreak="0">
    <w:nsid w:val="733C11E8"/>
    <w:multiLevelType w:val="multilevel"/>
    <w:tmpl w:val="C8A26748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7650368B"/>
    <w:multiLevelType w:val="multilevel"/>
    <w:tmpl w:val="698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D6488"/>
    <w:multiLevelType w:val="hybridMultilevel"/>
    <w:tmpl w:val="20D60F1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774338">
    <w:abstractNumId w:val="21"/>
  </w:num>
  <w:num w:numId="2" w16cid:durableId="1748190427">
    <w:abstractNumId w:val="21"/>
  </w:num>
  <w:num w:numId="3" w16cid:durableId="777062672">
    <w:abstractNumId w:val="24"/>
  </w:num>
  <w:num w:numId="4" w16cid:durableId="271867994">
    <w:abstractNumId w:val="2"/>
  </w:num>
  <w:num w:numId="5" w16cid:durableId="1512522814">
    <w:abstractNumId w:val="18"/>
  </w:num>
  <w:num w:numId="6" w16cid:durableId="146173733">
    <w:abstractNumId w:val="14"/>
  </w:num>
  <w:num w:numId="7" w16cid:durableId="1803883634">
    <w:abstractNumId w:val="0"/>
  </w:num>
  <w:num w:numId="8" w16cid:durableId="2127381020">
    <w:abstractNumId w:val="26"/>
  </w:num>
  <w:num w:numId="9" w16cid:durableId="1268393706">
    <w:abstractNumId w:val="5"/>
  </w:num>
  <w:num w:numId="10" w16cid:durableId="446236995">
    <w:abstractNumId w:val="23"/>
  </w:num>
  <w:num w:numId="11" w16cid:durableId="1011562289">
    <w:abstractNumId w:val="7"/>
  </w:num>
  <w:num w:numId="12" w16cid:durableId="31154179">
    <w:abstractNumId w:val="19"/>
  </w:num>
  <w:num w:numId="13" w16cid:durableId="1673140596">
    <w:abstractNumId w:val="9"/>
  </w:num>
  <w:num w:numId="14" w16cid:durableId="2056656175">
    <w:abstractNumId w:val="20"/>
  </w:num>
  <w:num w:numId="15" w16cid:durableId="1668707046">
    <w:abstractNumId w:val="10"/>
  </w:num>
  <w:num w:numId="16" w16cid:durableId="226644863">
    <w:abstractNumId w:val="22"/>
  </w:num>
  <w:num w:numId="17" w16cid:durableId="2121146391">
    <w:abstractNumId w:val="3"/>
  </w:num>
  <w:num w:numId="18" w16cid:durableId="1387332984">
    <w:abstractNumId w:val="8"/>
  </w:num>
  <w:num w:numId="19" w16cid:durableId="1857578616">
    <w:abstractNumId w:val="17"/>
  </w:num>
  <w:num w:numId="20" w16cid:durableId="1749158463">
    <w:abstractNumId w:val="13"/>
  </w:num>
  <w:num w:numId="21" w16cid:durableId="328139021">
    <w:abstractNumId w:val="1"/>
  </w:num>
  <w:num w:numId="22" w16cid:durableId="918978232">
    <w:abstractNumId w:val="11"/>
  </w:num>
  <w:num w:numId="23" w16cid:durableId="479231523">
    <w:abstractNumId w:val="16"/>
  </w:num>
  <w:num w:numId="24" w16cid:durableId="1186865151">
    <w:abstractNumId w:val="12"/>
  </w:num>
  <w:num w:numId="25" w16cid:durableId="88698414">
    <w:abstractNumId w:val="6"/>
  </w:num>
  <w:num w:numId="26" w16cid:durableId="1555463006">
    <w:abstractNumId w:val="4"/>
  </w:num>
  <w:num w:numId="27" w16cid:durableId="656346540">
    <w:abstractNumId w:val="15"/>
  </w:num>
  <w:num w:numId="28" w16cid:durableId="1760560349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A1"/>
    <w:rsid w:val="00000431"/>
    <w:rsid w:val="00002F56"/>
    <w:rsid w:val="0000553E"/>
    <w:rsid w:val="00006AA6"/>
    <w:rsid w:val="00007548"/>
    <w:rsid w:val="0001054A"/>
    <w:rsid w:val="00010C62"/>
    <w:rsid w:val="00010E3B"/>
    <w:rsid w:val="000164BF"/>
    <w:rsid w:val="00021E47"/>
    <w:rsid w:val="0002214D"/>
    <w:rsid w:val="00024346"/>
    <w:rsid w:val="000320FF"/>
    <w:rsid w:val="00034537"/>
    <w:rsid w:val="00034F14"/>
    <w:rsid w:val="0004148C"/>
    <w:rsid w:val="000426C7"/>
    <w:rsid w:val="000438D3"/>
    <w:rsid w:val="00044064"/>
    <w:rsid w:val="000452D1"/>
    <w:rsid w:val="00045BB4"/>
    <w:rsid w:val="00051083"/>
    <w:rsid w:val="000521D5"/>
    <w:rsid w:val="00056F80"/>
    <w:rsid w:val="000610D6"/>
    <w:rsid w:val="000620A8"/>
    <w:rsid w:val="0006255C"/>
    <w:rsid w:val="0006328F"/>
    <w:rsid w:val="0006485C"/>
    <w:rsid w:val="000676A1"/>
    <w:rsid w:val="000719B0"/>
    <w:rsid w:val="00074A97"/>
    <w:rsid w:val="00075CB5"/>
    <w:rsid w:val="00075D1B"/>
    <w:rsid w:val="00082944"/>
    <w:rsid w:val="0008392B"/>
    <w:rsid w:val="00085D08"/>
    <w:rsid w:val="000862C8"/>
    <w:rsid w:val="000869D5"/>
    <w:rsid w:val="00087C14"/>
    <w:rsid w:val="000906EB"/>
    <w:rsid w:val="00093E45"/>
    <w:rsid w:val="00094688"/>
    <w:rsid w:val="0009701C"/>
    <w:rsid w:val="00097499"/>
    <w:rsid w:val="0009784D"/>
    <w:rsid w:val="000A118A"/>
    <w:rsid w:val="000A1377"/>
    <w:rsid w:val="000A485F"/>
    <w:rsid w:val="000A49FA"/>
    <w:rsid w:val="000A4EAD"/>
    <w:rsid w:val="000A4F40"/>
    <w:rsid w:val="000A6AE7"/>
    <w:rsid w:val="000A7E74"/>
    <w:rsid w:val="000B5E9D"/>
    <w:rsid w:val="000C04C4"/>
    <w:rsid w:val="000C35F4"/>
    <w:rsid w:val="000C402D"/>
    <w:rsid w:val="000C7AC1"/>
    <w:rsid w:val="000D070B"/>
    <w:rsid w:val="000D0B3A"/>
    <w:rsid w:val="000D5356"/>
    <w:rsid w:val="000D600F"/>
    <w:rsid w:val="000D695D"/>
    <w:rsid w:val="000E0F4C"/>
    <w:rsid w:val="000E16D4"/>
    <w:rsid w:val="000E3F76"/>
    <w:rsid w:val="000F01C2"/>
    <w:rsid w:val="000F0463"/>
    <w:rsid w:val="000F0B28"/>
    <w:rsid w:val="000F1450"/>
    <w:rsid w:val="000F3897"/>
    <w:rsid w:val="000F7D61"/>
    <w:rsid w:val="0010643F"/>
    <w:rsid w:val="001102DC"/>
    <w:rsid w:val="001103A4"/>
    <w:rsid w:val="0011465D"/>
    <w:rsid w:val="00122008"/>
    <w:rsid w:val="00124095"/>
    <w:rsid w:val="00125957"/>
    <w:rsid w:val="0012650C"/>
    <w:rsid w:val="001310A8"/>
    <w:rsid w:val="001312BC"/>
    <w:rsid w:val="0013228D"/>
    <w:rsid w:val="00133D7B"/>
    <w:rsid w:val="0013407E"/>
    <w:rsid w:val="00137BFD"/>
    <w:rsid w:val="001416D6"/>
    <w:rsid w:val="00142A8C"/>
    <w:rsid w:val="001465E4"/>
    <w:rsid w:val="00146735"/>
    <w:rsid w:val="001474F8"/>
    <w:rsid w:val="00150396"/>
    <w:rsid w:val="00150479"/>
    <w:rsid w:val="001561AE"/>
    <w:rsid w:val="00156C5A"/>
    <w:rsid w:val="00157D49"/>
    <w:rsid w:val="00160673"/>
    <w:rsid w:val="00160D53"/>
    <w:rsid w:val="00161F5C"/>
    <w:rsid w:val="00162A02"/>
    <w:rsid w:val="001644A1"/>
    <w:rsid w:val="0016470B"/>
    <w:rsid w:val="0016651E"/>
    <w:rsid w:val="00166D11"/>
    <w:rsid w:val="00170587"/>
    <w:rsid w:val="00171FAD"/>
    <w:rsid w:val="00172DF6"/>
    <w:rsid w:val="001758EE"/>
    <w:rsid w:val="00176273"/>
    <w:rsid w:val="00176A15"/>
    <w:rsid w:val="00176ED6"/>
    <w:rsid w:val="00176FB8"/>
    <w:rsid w:val="001774EC"/>
    <w:rsid w:val="001779AE"/>
    <w:rsid w:val="00182604"/>
    <w:rsid w:val="001853F1"/>
    <w:rsid w:val="00186161"/>
    <w:rsid w:val="00186B3F"/>
    <w:rsid w:val="001873E0"/>
    <w:rsid w:val="00187586"/>
    <w:rsid w:val="00192C0E"/>
    <w:rsid w:val="00193219"/>
    <w:rsid w:val="00193641"/>
    <w:rsid w:val="00196829"/>
    <w:rsid w:val="001A0C0B"/>
    <w:rsid w:val="001A22CF"/>
    <w:rsid w:val="001A3742"/>
    <w:rsid w:val="001A5B11"/>
    <w:rsid w:val="001A67DE"/>
    <w:rsid w:val="001B0659"/>
    <w:rsid w:val="001B083E"/>
    <w:rsid w:val="001B0C94"/>
    <w:rsid w:val="001B29C1"/>
    <w:rsid w:val="001B64EA"/>
    <w:rsid w:val="001B7EC9"/>
    <w:rsid w:val="001C0491"/>
    <w:rsid w:val="001C1D0C"/>
    <w:rsid w:val="001C298F"/>
    <w:rsid w:val="001C43FB"/>
    <w:rsid w:val="001C45D9"/>
    <w:rsid w:val="001C5446"/>
    <w:rsid w:val="001C5599"/>
    <w:rsid w:val="001C61B5"/>
    <w:rsid w:val="001C7148"/>
    <w:rsid w:val="001D5E50"/>
    <w:rsid w:val="001D5F28"/>
    <w:rsid w:val="001D77C6"/>
    <w:rsid w:val="001E105F"/>
    <w:rsid w:val="001E116F"/>
    <w:rsid w:val="001F0B87"/>
    <w:rsid w:val="001F2931"/>
    <w:rsid w:val="001F5C7B"/>
    <w:rsid w:val="001F6943"/>
    <w:rsid w:val="001F7AE5"/>
    <w:rsid w:val="002040F9"/>
    <w:rsid w:val="002043B0"/>
    <w:rsid w:val="0020466B"/>
    <w:rsid w:val="002056F4"/>
    <w:rsid w:val="00206138"/>
    <w:rsid w:val="002069F8"/>
    <w:rsid w:val="00210D71"/>
    <w:rsid w:val="00212A02"/>
    <w:rsid w:val="00213C44"/>
    <w:rsid w:val="00216A59"/>
    <w:rsid w:val="00217C42"/>
    <w:rsid w:val="00220193"/>
    <w:rsid w:val="002217EB"/>
    <w:rsid w:val="002223D2"/>
    <w:rsid w:val="002237CC"/>
    <w:rsid w:val="00223E2C"/>
    <w:rsid w:val="00224C3E"/>
    <w:rsid w:val="0022575D"/>
    <w:rsid w:val="002262DB"/>
    <w:rsid w:val="00233CDA"/>
    <w:rsid w:val="00240784"/>
    <w:rsid w:val="00240926"/>
    <w:rsid w:val="002429DE"/>
    <w:rsid w:val="00243124"/>
    <w:rsid w:val="00243A81"/>
    <w:rsid w:val="00243C31"/>
    <w:rsid w:val="00244477"/>
    <w:rsid w:val="0024513F"/>
    <w:rsid w:val="00247C11"/>
    <w:rsid w:val="002513D2"/>
    <w:rsid w:val="00251C62"/>
    <w:rsid w:val="00256F32"/>
    <w:rsid w:val="00260514"/>
    <w:rsid w:val="002613C3"/>
    <w:rsid w:val="00262CE8"/>
    <w:rsid w:val="00262D5D"/>
    <w:rsid w:val="00262E0B"/>
    <w:rsid w:val="00263373"/>
    <w:rsid w:val="00264846"/>
    <w:rsid w:val="00267011"/>
    <w:rsid w:val="0027177B"/>
    <w:rsid w:val="00271C6B"/>
    <w:rsid w:val="00273FBF"/>
    <w:rsid w:val="00274864"/>
    <w:rsid w:val="002760B3"/>
    <w:rsid w:val="002767B3"/>
    <w:rsid w:val="0028093C"/>
    <w:rsid w:val="00285125"/>
    <w:rsid w:val="00285BEA"/>
    <w:rsid w:val="00286387"/>
    <w:rsid w:val="00291B0A"/>
    <w:rsid w:val="00293B60"/>
    <w:rsid w:val="002940D1"/>
    <w:rsid w:val="002A1781"/>
    <w:rsid w:val="002A20EC"/>
    <w:rsid w:val="002A405E"/>
    <w:rsid w:val="002A57BC"/>
    <w:rsid w:val="002A5AA7"/>
    <w:rsid w:val="002A653B"/>
    <w:rsid w:val="002B0691"/>
    <w:rsid w:val="002B17B3"/>
    <w:rsid w:val="002B2AED"/>
    <w:rsid w:val="002B4264"/>
    <w:rsid w:val="002C7DA8"/>
    <w:rsid w:val="002D7748"/>
    <w:rsid w:val="002D7C41"/>
    <w:rsid w:val="002E0468"/>
    <w:rsid w:val="002E08D7"/>
    <w:rsid w:val="002E3FA1"/>
    <w:rsid w:val="002E558C"/>
    <w:rsid w:val="002F01F9"/>
    <w:rsid w:val="002F07A9"/>
    <w:rsid w:val="002F1436"/>
    <w:rsid w:val="002F2C37"/>
    <w:rsid w:val="002F358F"/>
    <w:rsid w:val="002F38D4"/>
    <w:rsid w:val="002F77ED"/>
    <w:rsid w:val="002F7CF0"/>
    <w:rsid w:val="00300865"/>
    <w:rsid w:val="003009DA"/>
    <w:rsid w:val="003013B7"/>
    <w:rsid w:val="003027DE"/>
    <w:rsid w:val="003032C9"/>
    <w:rsid w:val="003042B3"/>
    <w:rsid w:val="003075A7"/>
    <w:rsid w:val="00312B67"/>
    <w:rsid w:val="00313544"/>
    <w:rsid w:val="00314F9E"/>
    <w:rsid w:val="003162FC"/>
    <w:rsid w:val="0031662A"/>
    <w:rsid w:val="00317342"/>
    <w:rsid w:val="00317B5F"/>
    <w:rsid w:val="00317F3D"/>
    <w:rsid w:val="003224C5"/>
    <w:rsid w:val="00322F65"/>
    <w:rsid w:val="0032542D"/>
    <w:rsid w:val="00331C5D"/>
    <w:rsid w:val="0033268B"/>
    <w:rsid w:val="00332D8C"/>
    <w:rsid w:val="00335CC8"/>
    <w:rsid w:val="00343CD3"/>
    <w:rsid w:val="0034478E"/>
    <w:rsid w:val="00344BCE"/>
    <w:rsid w:val="00346872"/>
    <w:rsid w:val="00347338"/>
    <w:rsid w:val="00351E00"/>
    <w:rsid w:val="0035206C"/>
    <w:rsid w:val="0035553C"/>
    <w:rsid w:val="00356ACF"/>
    <w:rsid w:val="00360177"/>
    <w:rsid w:val="00363A63"/>
    <w:rsid w:val="0036475D"/>
    <w:rsid w:val="003653D0"/>
    <w:rsid w:val="00365BDC"/>
    <w:rsid w:val="00367DCA"/>
    <w:rsid w:val="00371787"/>
    <w:rsid w:val="00374262"/>
    <w:rsid w:val="003745FB"/>
    <w:rsid w:val="00381714"/>
    <w:rsid w:val="003849F5"/>
    <w:rsid w:val="00387951"/>
    <w:rsid w:val="00387BD2"/>
    <w:rsid w:val="00387D3D"/>
    <w:rsid w:val="00390BE4"/>
    <w:rsid w:val="00391C08"/>
    <w:rsid w:val="00394A1C"/>
    <w:rsid w:val="003971B2"/>
    <w:rsid w:val="00397292"/>
    <w:rsid w:val="003A15D5"/>
    <w:rsid w:val="003A2999"/>
    <w:rsid w:val="003A5FA2"/>
    <w:rsid w:val="003A67E6"/>
    <w:rsid w:val="003A6D48"/>
    <w:rsid w:val="003A71D1"/>
    <w:rsid w:val="003B1D3C"/>
    <w:rsid w:val="003B20D6"/>
    <w:rsid w:val="003B361A"/>
    <w:rsid w:val="003B41D5"/>
    <w:rsid w:val="003B5B5C"/>
    <w:rsid w:val="003B5C8C"/>
    <w:rsid w:val="003B5F5D"/>
    <w:rsid w:val="003B71A6"/>
    <w:rsid w:val="003C2AA3"/>
    <w:rsid w:val="003C4AA4"/>
    <w:rsid w:val="003D395A"/>
    <w:rsid w:val="003D4B8E"/>
    <w:rsid w:val="003D6D47"/>
    <w:rsid w:val="003D7D11"/>
    <w:rsid w:val="003E2A99"/>
    <w:rsid w:val="003E32CF"/>
    <w:rsid w:val="003E7140"/>
    <w:rsid w:val="003F04F3"/>
    <w:rsid w:val="003F066B"/>
    <w:rsid w:val="003F11AB"/>
    <w:rsid w:val="003F3EE5"/>
    <w:rsid w:val="003F5714"/>
    <w:rsid w:val="004005F8"/>
    <w:rsid w:val="00401152"/>
    <w:rsid w:val="004036A6"/>
    <w:rsid w:val="00406647"/>
    <w:rsid w:val="004147BA"/>
    <w:rsid w:val="00415C8C"/>
    <w:rsid w:val="00415FAD"/>
    <w:rsid w:val="00416171"/>
    <w:rsid w:val="00416475"/>
    <w:rsid w:val="00417BA5"/>
    <w:rsid w:val="0042043C"/>
    <w:rsid w:val="00423C72"/>
    <w:rsid w:val="00424084"/>
    <w:rsid w:val="00426E9D"/>
    <w:rsid w:val="0042716D"/>
    <w:rsid w:val="00432572"/>
    <w:rsid w:val="0043371D"/>
    <w:rsid w:val="00433B99"/>
    <w:rsid w:val="00434FA5"/>
    <w:rsid w:val="0043690E"/>
    <w:rsid w:val="00436DF9"/>
    <w:rsid w:val="00440414"/>
    <w:rsid w:val="00442FD5"/>
    <w:rsid w:val="00443CB4"/>
    <w:rsid w:val="004442C3"/>
    <w:rsid w:val="00450C1F"/>
    <w:rsid w:val="00450FE8"/>
    <w:rsid w:val="00452412"/>
    <w:rsid w:val="00455E80"/>
    <w:rsid w:val="00456FD1"/>
    <w:rsid w:val="00457631"/>
    <w:rsid w:val="00460478"/>
    <w:rsid w:val="00461A3F"/>
    <w:rsid w:val="00461B13"/>
    <w:rsid w:val="00461D50"/>
    <w:rsid w:val="004628FC"/>
    <w:rsid w:val="004654E6"/>
    <w:rsid w:val="00465AD7"/>
    <w:rsid w:val="004663EE"/>
    <w:rsid w:val="00476B40"/>
    <w:rsid w:val="00481508"/>
    <w:rsid w:val="004857AE"/>
    <w:rsid w:val="00485B28"/>
    <w:rsid w:val="00487C76"/>
    <w:rsid w:val="00491A29"/>
    <w:rsid w:val="004923CA"/>
    <w:rsid w:val="00495710"/>
    <w:rsid w:val="00497760"/>
    <w:rsid w:val="00497FC7"/>
    <w:rsid w:val="004A524C"/>
    <w:rsid w:val="004A6A7E"/>
    <w:rsid w:val="004B09A5"/>
    <w:rsid w:val="004B534B"/>
    <w:rsid w:val="004B5624"/>
    <w:rsid w:val="004B5D11"/>
    <w:rsid w:val="004B6505"/>
    <w:rsid w:val="004B6B1E"/>
    <w:rsid w:val="004B6F56"/>
    <w:rsid w:val="004C0705"/>
    <w:rsid w:val="004C226F"/>
    <w:rsid w:val="004C49B7"/>
    <w:rsid w:val="004D0316"/>
    <w:rsid w:val="004D3D2C"/>
    <w:rsid w:val="004D5728"/>
    <w:rsid w:val="004D5F02"/>
    <w:rsid w:val="004D6AA9"/>
    <w:rsid w:val="004D7859"/>
    <w:rsid w:val="004D7EA9"/>
    <w:rsid w:val="004E08C3"/>
    <w:rsid w:val="004E3257"/>
    <w:rsid w:val="004E44A2"/>
    <w:rsid w:val="004E4C4C"/>
    <w:rsid w:val="004F2737"/>
    <w:rsid w:val="004F52DC"/>
    <w:rsid w:val="00500201"/>
    <w:rsid w:val="0050060C"/>
    <w:rsid w:val="00501BD8"/>
    <w:rsid w:val="00502210"/>
    <w:rsid w:val="00502D9F"/>
    <w:rsid w:val="00503407"/>
    <w:rsid w:val="005104E9"/>
    <w:rsid w:val="00512C55"/>
    <w:rsid w:val="00512D04"/>
    <w:rsid w:val="00513B87"/>
    <w:rsid w:val="0052255D"/>
    <w:rsid w:val="005236AC"/>
    <w:rsid w:val="00523DB1"/>
    <w:rsid w:val="00526487"/>
    <w:rsid w:val="005264BC"/>
    <w:rsid w:val="0053014A"/>
    <w:rsid w:val="005403FF"/>
    <w:rsid w:val="00550258"/>
    <w:rsid w:val="00551A0B"/>
    <w:rsid w:val="00551C16"/>
    <w:rsid w:val="00551C21"/>
    <w:rsid w:val="00552831"/>
    <w:rsid w:val="00552CF2"/>
    <w:rsid w:val="00553132"/>
    <w:rsid w:val="00554CE7"/>
    <w:rsid w:val="00555430"/>
    <w:rsid w:val="00561039"/>
    <w:rsid w:val="00564B7B"/>
    <w:rsid w:val="00570521"/>
    <w:rsid w:val="00572D2A"/>
    <w:rsid w:val="005747D5"/>
    <w:rsid w:val="00574D84"/>
    <w:rsid w:val="00576F27"/>
    <w:rsid w:val="00576F64"/>
    <w:rsid w:val="00577F6F"/>
    <w:rsid w:val="00591D77"/>
    <w:rsid w:val="0059340F"/>
    <w:rsid w:val="00593FA8"/>
    <w:rsid w:val="00595D67"/>
    <w:rsid w:val="005A0D7E"/>
    <w:rsid w:val="005A3C12"/>
    <w:rsid w:val="005A4B61"/>
    <w:rsid w:val="005A78BC"/>
    <w:rsid w:val="005B090A"/>
    <w:rsid w:val="005B1395"/>
    <w:rsid w:val="005B3E42"/>
    <w:rsid w:val="005B40B9"/>
    <w:rsid w:val="005B42A5"/>
    <w:rsid w:val="005B5207"/>
    <w:rsid w:val="005C10E8"/>
    <w:rsid w:val="005C1F35"/>
    <w:rsid w:val="005C4D42"/>
    <w:rsid w:val="005C79B2"/>
    <w:rsid w:val="005D1607"/>
    <w:rsid w:val="005D5161"/>
    <w:rsid w:val="005E1EA0"/>
    <w:rsid w:val="005E2244"/>
    <w:rsid w:val="005E5184"/>
    <w:rsid w:val="005E7850"/>
    <w:rsid w:val="005F2820"/>
    <w:rsid w:val="005F30F4"/>
    <w:rsid w:val="00602209"/>
    <w:rsid w:val="0060632E"/>
    <w:rsid w:val="00607B93"/>
    <w:rsid w:val="00610598"/>
    <w:rsid w:val="00614AAF"/>
    <w:rsid w:val="00616031"/>
    <w:rsid w:val="006211D5"/>
    <w:rsid w:val="0062344C"/>
    <w:rsid w:val="00625F6C"/>
    <w:rsid w:val="0062776D"/>
    <w:rsid w:val="006315FA"/>
    <w:rsid w:val="006332FF"/>
    <w:rsid w:val="00633E14"/>
    <w:rsid w:val="00635431"/>
    <w:rsid w:val="00635951"/>
    <w:rsid w:val="006403F2"/>
    <w:rsid w:val="006440A9"/>
    <w:rsid w:val="006441B9"/>
    <w:rsid w:val="0064426E"/>
    <w:rsid w:val="00650F58"/>
    <w:rsid w:val="0065165E"/>
    <w:rsid w:val="00655D4F"/>
    <w:rsid w:val="0066222A"/>
    <w:rsid w:val="00664EB3"/>
    <w:rsid w:val="00664FD6"/>
    <w:rsid w:val="00665EDB"/>
    <w:rsid w:val="00665FBF"/>
    <w:rsid w:val="00671037"/>
    <w:rsid w:val="00674D2A"/>
    <w:rsid w:val="0067578C"/>
    <w:rsid w:val="00676E9D"/>
    <w:rsid w:val="006773C5"/>
    <w:rsid w:val="00680E45"/>
    <w:rsid w:val="00681701"/>
    <w:rsid w:val="006843D2"/>
    <w:rsid w:val="0068454A"/>
    <w:rsid w:val="00685BEA"/>
    <w:rsid w:val="006876A4"/>
    <w:rsid w:val="0069167A"/>
    <w:rsid w:val="00691C97"/>
    <w:rsid w:val="006925DC"/>
    <w:rsid w:val="006936ED"/>
    <w:rsid w:val="00694B02"/>
    <w:rsid w:val="00695E72"/>
    <w:rsid w:val="006A015A"/>
    <w:rsid w:val="006A3776"/>
    <w:rsid w:val="006A55C9"/>
    <w:rsid w:val="006B4606"/>
    <w:rsid w:val="006B5DE9"/>
    <w:rsid w:val="006B6CA1"/>
    <w:rsid w:val="006B7646"/>
    <w:rsid w:val="006C31E5"/>
    <w:rsid w:val="006C33CF"/>
    <w:rsid w:val="006C3D94"/>
    <w:rsid w:val="006D40D8"/>
    <w:rsid w:val="006D5C87"/>
    <w:rsid w:val="006E22BD"/>
    <w:rsid w:val="006E6797"/>
    <w:rsid w:val="006E7DA4"/>
    <w:rsid w:val="006F00C8"/>
    <w:rsid w:val="006F0D7D"/>
    <w:rsid w:val="006F290C"/>
    <w:rsid w:val="006F65A3"/>
    <w:rsid w:val="00701E79"/>
    <w:rsid w:val="00702D88"/>
    <w:rsid w:val="00704B39"/>
    <w:rsid w:val="00704C70"/>
    <w:rsid w:val="007058C5"/>
    <w:rsid w:val="00706F95"/>
    <w:rsid w:val="00711874"/>
    <w:rsid w:val="00720077"/>
    <w:rsid w:val="00724ADF"/>
    <w:rsid w:val="00726A94"/>
    <w:rsid w:val="0073062F"/>
    <w:rsid w:val="00730BBE"/>
    <w:rsid w:val="00735D1B"/>
    <w:rsid w:val="007417DC"/>
    <w:rsid w:val="00746C9E"/>
    <w:rsid w:val="0075189A"/>
    <w:rsid w:val="0075610A"/>
    <w:rsid w:val="0075701A"/>
    <w:rsid w:val="00762B85"/>
    <w:rsid w:val="0076417A"/>
    <w:rsid w:val="00767936"/>
    <w:rsid w:val="007708E1"/>
    <w:rsid w:val="007711E6"/>
    <w:rsid w:val="00771AA9"/>
    <w:rsid w:val="00774584"/>
    <w:rsid w:val="007759C4"/>
    <w:rsid w:val="00776633"/>
    <w:rsid w:val="00777271"/>
    <w:rsid w:val="007777B5"/>
    <w:rsid w:val="00781ED1"/>
    <w:rsid w:val="00782FCE"/>
    <w:rsid w:val="00783819"/>
    <w:rsid w:val="00783A72"/>
    <w:rsid w:val="00784BAF"/>
    <w:rsid w:val="00785127"/>
    <w:rsid w:val="00786ECE"/>
    <w:rsid w:val="00790EAA"/>
    <w:rsid w:val="007911B7"/>
    <w:rsid w:val="007922B6"/>
    <w:rsid w:val="007932B5"/>
    <w:rsid w:val="00793CED"/>
    <w:rsid w:val="007943CF"/>
    <w:rsid w:val="007A08BB"/>
    <w:rsid w:val="007A2A25"/>
    <w:rsid w:val="007A50F7"/>
    <w:rsid w:val="007A57EA"/>
    <w:rsid w:val="007A5DE0"/>
    <w:rsid w:val="007A7686"/>
    <w:rsid w:val="007A7CE0"/>
    <w:rsid w:val="007A7F20"/>
    <w:rsid w:val="007B0AAD"/>
    <w:rsid w:val="007B0C06"/>
    <w:rsid w:val="007B2236"/>
    <w:rsid w:val="007B3732"/>
    <w:rsid w:val="007B4C8B"/>
    <w:rsid w:val="007B6457"/>
    <w:rsid w:val="007C4A73"/>
    <w:rsid w:val="007C7834"/>
    <w:rsid w:val="007D0C69"/>
    <w:rsid w:val="007D3D56"/>
    <w:rsid w:val="007D406B"/>
    <w:rsid w:val="007D67BA"/>
    <w:rsid w:val="007D787D"/>
    <w:rsid w:val="007E286D"/>
    <w:rsid w:val="007E43B0"/>
    <w:rsid w:val="007E4C93"/>
    <w:rsid w:val="007E7115"/>
    <w:rsid w:val="007F1FDF"/>
    <w:rsid w:val="007F21FA"/>
    <w:rsid w:val="007F61CF"/>
    <w:rsid w:val="00801C1F"/>
    <w:rsid w:val="008054B0"/>
    <w:rsid w:val="00806193"/>
    <w:rsid w:val="008113AE"/>
    <w:rsid w:val="00813D3B"/>
    <w:rsid w:val="00820FE0"/>
    <w:rsid w:val="0082319F"/>
    <w:rsid w:val="00823E83"/>
    <w:rsid w:val="00824516"/>
    <w:rsid w:val="0082569D"/>
    <w:rsid w:val="00831C6F"/>
    <w:rsid w:val="008332E6"/>
    <w:rsid w:val="008351E3"/>
    <w:rsid w:val="0084152F"/>
    <w:rsid w:val="00843F1D"/>
    <w:rsid w:val="00844AB5"/>
    <w:rsid w:val="00846860"/>
    <w:rsid w:val="00850919"/>
    <w:rsid w:val="00851EF5"/>
    <w:rsid w:val="008536B8"/>
    <w:rsid w:val="00856E3D"/>
    <w:rsid w:val="00856FBB"/>
    <w:rsid w:val="008579DB"/>
    <w:rsid w:val="00860D1F"/>
    <w:rsid w:val="00860EB4"/>
    <w:rsid w:val="00870C40"/>
    <w:rsid w:val="0087403B"/>
    <w:rsid w:val="00874FF9"/>
    <w:rsid w:val="00877596"/>
    <w:rsid w:val="00877BF6"/>
    <w:rsid w:val="00880829"/>
    <w:rsid w:val="008839CB"/>
    <w:rsid w:val="00884192"/>
    <w:rsid w:val="00884CF3"/>
    <w:rsid w:val="00886F38"/>
    <w:rsid w:val="008910DD"/>
    <w:rsid w:val="0089251C"/>
    <w:rsid w:val="00892BDA"/>
    <w:rsid w:val="008944C8"/>
    <w:rsid w:val="00897490"/>
    <w:rsid w:val="008A56A1"/>
    <w:rsid w:val="008A5CE6"/>
    <w:rsid w:val="008A6811"/>
    <w:rsid w:val="008A77B5"/>
    <w:rsid w:val="008B0889"/>
    <w:rsid w:val="008B11BF"/>
    <w:rsid w:val="008B13F9"/>
    <w:rsid w:val="008B2E78"/>
    <w:rsid w:val="008B58B6"/>
    <w:rsid w:val="008B652A"/>
    <w:rsid w:val="008C48FA"/>
    <w:rsid w:val="008C53CF"/>
    <w:rsid w:val="008C5CE0"/>
    <w:rsid w:val="008C63FF"/>
    <w:rsid w:val="008C6ED1"/>
    <w:rsid w:val="008D06CD"/>
    <w:rsid w:val="008D089D"/>
    <w:rsid w:val="008D109C"/>
    <w:rsid w:val="008D1E70"/>
    <w:rsid w:val="008D2BD6"/>
    <w:rsid w:val="008D3567"/>
    <w:rsid w:val="008D39AA"/>
    <w:rsid w:val="008D57C9"/>
    <w:rsid w:val="008D6240"/>
    <w:rsid w:val="008D7D06"/>
    <w:rsid w:val="008E20A5"/>
    <w:rsid w:val="008E2FE9"/>
    <w:rsid w:val="008E31CC"/>
    <w:rsid w:val="008E3879"/>
    <w:rsid w:val="008E51EA"/>
    <w:rsid w:val="008E53EF"/>
    <w:rsid w:val="008E58DB"/>
    <w:rsid w:val="008E59F5"/>
    <w:rsid w:val="008F29D6"/>
    <w:rsid w:val="008F2E49"/>
    <w:rsid w:val="008F5341"/>
    <w:rsid w:val="009000A2"/>
    <w:rsid w:val="00902BD1"/>
    <w:rsid w:val="00904ABF"/>
    <w:rsid w:val="00905B67"/>
    <w:rsid w:val="009148A0"/>
    <w:rsid w:val="00914F05"/>
    <w:rsid w:val="009163D3"/>
    <w:rsid w:val="009176CB"/>
    <w:rsid w:val="00923A5C"/>
    <w:rsid w:val="00923E6F"/>
    <w:rsid w:val="009277C3"/>
    <w:rsid w:val="009279AD"/>
    <w:rsid w:val="00927F45"/>
    <w:rsid w:val="00930230"/>
    <w:rsid w:val="00933773"/>
    <w:rsid w:val="0093679C"/>
    <w:rsid w:val="009418BF"/>
    <w:rsid w:val="00943D3A"/>
    <w:rsid w:val="00943EBE"/>
    <w:rsid w:val="00945889"/>
    <w:rsid w:val="00950590"/>
    <w:rsid w:val="0095111B"/>
    <w:rsid w:val="00956280"/>
    <w:rsid w:val="009569FE"/>
    <w:rsid w:val="009570DD"/>
    <w:rsid w:val="009607B9"/>
    <w:rsid w:val="009623C2"/>
    <w:rsid w:val="009640AB"/>
    <w:rsid w:val="009673F7"/>
    <w:rsid w:val="00970AF4"/>
    <w:rsid w:val="009730D2"/>
    <w:rsid w:val="009739D5"/>
    <w:rsid w:val="00974D34"/>
    <w:rsid w:val="00980D16"/>
    <w:rsid w:val="00982005"/>
    <w:rsid w:val="00982674"/>
    <w:rsid w:val="00983C63"/>
    <w:rsid w:val="00984EDB"/>
    <w:rsid w:val="0098520F"/>
    <w:rsid w:val="00985A9F"/>
    <w:rsid w:val="00987A30"/>
    <w:rsid w:val="00991839"/>
    <w:rsid w:val="00992A89"/>
    <w:rsid w:val="00994BAA"/>
    <w:rsid w:val="00995524"/>
    <w:rsid w:val="00997891"/>
    <w:rsid w:val="009A1371"/>
    <w:rsid w:val="009A1EDD"/>
    <w:rsid w:val="009A1FEE"/>
    <w:rsid w:val="009A3A15"/>
    <w:rsid w:val="009A3DEA"/>
    <w:rsid w:val="009A47B4"/>
    <w:rsid w:val="009A6BE2"/>
    <w:rsid w:val="009B0BE9"/>
    <w:rsid w:val="009B37A8"/>
    <w:rsid w:val="009B603E"/>
    <w:rsid w:val="009C00FB"/>
    <w:rsid w:val="009C2F26"/>
    <w:rsid w:val="009C4B55"/>
    <w:rsid w:val="009D395E"/>
    <w:rsid w:val="009D3C6B"/>
    <w:rsid w:val="009D56ED"/>
    <w:rsid w:val="009E0A71"/>
    <w:rsid w:val="009E1650"/>
    <w:rsid w:val="009E2B01"/>
    <w:rsid w:val="009E5783"/>
    <w:rsid w:val="009E663E"/>
    <w:rsid w:val="009E7014"/>
    <w:rsid w:val="009E792D"/>
    <w:rsid w:val="009F00FD"/>
    <w:rsid w:val="009F1CA3"/>
    <w:rsid w:val="009F25BA"/>
    <w:rsid w:val="009F5048"/>
    <w:rsid w:val="009F509D"/>
    <w:rsid w:val="009F6785"/>
    <w:rsid w:val="00A0040F"/>
    <w:rsid w:val="00A00617"/>
    <w:rsid w:val="00A02922"/>
    <w:rsid w:val="00A05C36"/>
    <w:rsid w:val="00A06580"/>
    <w:rsid w:val="00A06DBF"/>
    <w:rsid w:val="00A11279"/>
    <w:rsid w:val="00A14839"/>
    <w:rsid w:val="00A16D76"/>
    <w:rsid w:val="00A2032C"/>
    <w:rsid w:val="00A206F7"/>
    <w:rsid w:val="00A20FD8"/>
    <w:rsid w:val="00A2168F"/>
    <w:rsid w:val="00A21796"/>
    <w:rsid w:val="00A21E16"/>
    <w:rsid w:val="00A21EC8"/>
    <w:rsid w:val="00A250CA"/>
    <w:rsid w:val="00A25320"/>
    <w:rsid w:val="00A26C21"/>
    <w:rsid w:val="00A2702F"/>
    <w:rsid w:val="00A275FC"/>
    <w:rsid w:val="00A3754D"/>
    <w:rsid w:val="00A37B55"/>
    <w:rsid w:val="00A40833"/>
    <w:rsid w:val="00A40A88"/>
    <w:rsid w:val="00A40C2F"/>
    <w:rsid w:val="00A42B0E"/>
    <w:rsid w:val="00A467CC"/>
    <w:rsid w:val="00A47398"/>
    <w:rsid w:val="00A47B20"/>
    <w:rsid w:val="00A51510"/>
    <w:rsid w:val="00A538FD"/>
    <w:rsid w:val="00A641A0"/>
    <w:rsid w:val="00A74159"/>
    <w:rsid w:val="00A75526"/>
    <w:rsid w:val="00A760BA"/>
    <w:rsid w:val="00A829F2"/>
    <w:rsid w:val="00A84AD6"/>
    <w:rsid w:val="00A85D35"/>
    <w:rsid w:val="00A87056"/>
    <w:rsid w:val="00A87B17"/>
    <w:rsid w:val="00A87F57"/>
    <w:rsid w:val="00A90888"/>
    <w:rsid w:val="00A9271B"/>
    <w:rsid w:val="00A92EB2"/>
    <w:rsid w:val="00A95E22"/>
    <w:rsid w:val="00A96490"/>
    <w:rsid w:val="00AA1458"/>
    <w:rsid w:val="00AA169C"/>
    <w:rsid w:val="00AA25E9"/>
    <w:rsid w:val="00AB17B4"/>
    <w:rsid w:val="00AB2546"/>
    <w:rsid w:val="00AB286C"/>
    <w:rsid w:val="00AB68D0"/>
    <w:rsid w:val="00AC0667"/>
    <w:rsid w:val="00AC2129"/>
    <w:rsid w:val="00AC5DEB"/>
    <w:rsid w:val="00AD1B0A"/>
    <w:rsid w:val="00AD29F3"/>
    <w:rsid w:val="00AD571F"/>
    <w:rsid w:val="00AD5A38"/>
    <w:rsid w:val="00AD5F66"/>
    <w:rsid w:val="00AD76EB"/>
    <w:rsid w:val="00AE6F8E"/>
    <w:rsid w:val="00AE7518"/>
    <w:rsid w:val="00AF128B"/>
    <w:rsid w:val="00AF3EDB"/>
    <w:rsid w:val="00AF4F09"/>
    <w:rsid w:val="00B00755"/>
    <w:rsid w:val="00B04B55"/>
    <w:rsid w:val="00B060F3"/>
    <w:rsid w:val="00B104C6"/>
    <w:rsid w:val="00B14379"/>
    <w:rsid w:val="00B144D2"/>
    <w:rsid w:val="00B148B5"/>
    <w:rsid w:val="00B16680"/>
    <w:rsid w:val="00B1730F"/>
    <w:rsid w:val="00B223EE"/>
    <w:rsid w:val="00B24101"/>
    <w:rsid w:val="00B2532B"/>
    <w:rsid w:val="00B3018F"/>
    <w:rsid w:val="00B30AA4"/>
    <w:rsid w:val="00B30D71"/>
    <w:rsid w:val="00B32F82"/>
    <w:rsid w:val="00B335BE"/>
    <w:rsid w:val="00B33639"/>
    <w:rsid w:val="00B33E54"/>
    <w:rsid w:val="00B34261"/>
    <w:rsid w:val="00B34CE0"/>
    <w:rsid w:val="00B35461"/>
    <w:rsid w:val="00B35730"/>
    <w:rsid w:val="00B35E8F"/>
    <w:rsid w:val="00B35FD8"/>
    <w:rsid w:val="00B3621F"/>
    <w:rsid w:val="00B362D6"/>
    <w:rsid w:val="00B45863"/>
    <w:rsid w:val="00B51667"/>
    <w:rsid w:val="00B5222B"/>
    <w:rsid w:val="00B52FD3"/>
    <w:rsid w:val="00B5389B"/>
    <w:rsid w:val="00B53D74"/>
    <w:rsid w:val="00B54E01"/>
    <w:rsid w:val="00B54F37"/>
    <w:rsid w:val="00B56C73"/>
    <w:rsid w:val="00B578AC"/>
    <w:rsid w:val="00B63235"/>
    <w:rsid w:val="00B67C1A"/>
    <w:rsid w:val="00B703FF"/>
    <w:rsid w:val="00B72637"/>
    <w:rsid w:val="00B736B9"/>
    <w:rsid w:val="00B7668B"/>
    <w:rsid w:val="00B81831"/>
    <w:rsid w:val="00B831B1"/>
    <w:rsid w:val="00B91C07"/>
    <w:rsid w:val="00B9656B"/>
    <w:rsid w:val="00B97CAD"/>
    <w:rsid w:val="00BA0FC8"/>
    <w:rsid w:val="00BA2DEB"/>
    <w:rsid w:val="00BA325C"/>
    <w:rsid w:val="00BA541C"/>
    <w:rsid w:val="00BA67BF"/>
    <w:rsid w:val="00BA77C2"/>
    <w:rsid w:val="00BB0623"/>
    <w:rsid w:val="00BB174D"/>
    <w:rsid w:val="00BB301F"/>
    <w:rsid w:val="00BB4094"/>
    <w:rsid w:val="00BB476A"/>
    <w:rsid w:val="00BB6511"/>
    <w:rsid w:val="00BB7DEC"/>
    <w:rsid w:val="00BC022F"/>
    <w:rsid w:val="00BC0439"/>
    <w:rsid w:val="00BC1809"/>
    <w:rsid w:val="00BC2293"/>
    <w:rsid w:val="00BC293B"/>
    <w:rsid w:val="00BC2F15"/>
    <w:rsid w:val="00BC47EA"/>
    <w:rsid w:val="00BC72E5"/>
    <w:rsid w:val="00BC79A4"/>
    <w:rsid w:val="00BC7EB7"/>
    <w:rsid w:val="00BD26DD"/>
    <w:rsid w:val="00BD2AAD"/>
    <w:rsid w:val="00BD3CC4"/>
    <w:rsid w:val="00BD4444"/>
    <w:rsid w:val="00BD7684"/>
    <w:rsid w:val="00BE2E21"/>
    <w:rsid w:val="00BE5A91"/>
    <w:rsid w:val="00BE6633"/>
    <w:rsid w:val="00BE726F"/>
    <w:rsid w:val="00BF0931"/>
    <w:rsid w:val="00BF123F"/>
    <w:rsid w:val="00BF1F75"/>
    <w:rsid w:val="00BF4753"/>
    <w:rsid w:val="00BF5B0D"/>
    <w:rsid w:val="00BF61A6"/>
    <w:rsid w:val="00C061BD"/>
    <w:rsid w:val="00C10668"/>
    <w:rsid w:val="00C113B8"/>
    <w:rsid w:val="00C11B86"/>
    <w:rsid w:val="00C1274D"/>
    <w:rsid w:val="00C12B25"/>
    <w:rsid w:val="00C201FB"/>
    <w:rsid w:val="00C31B43"/>
    <w:rsid w:val="00C32C48"/>
    <w:rsid w:val="00C3402C"/>
    <w:rsid w:val="00C34B7E"/>
    <w:rsid w:val="00C417D0"/>
    <w:rsid w:val="00C44FFF"/>
    <w:rsid w:val="00C512F9"/>
    <w:rsid w:val="00C53236"/>
    <w:rsid w:val="00C55458"/>
    <w:rsid w:val="00C610FD"/>
    <w:rsid w:val="00C6292F"/>
    <w:rsid w:val="00C64666"/>
    <w:rsid w:val="00C67826"/>
    <w:rsid w:val="00C7379C"/>
    <w:rsid w:val="00C73A6B"/>
    <w:rsid w:val="00C74108"/>
    <w:rsid w:val="00C74460"/>
    <w:rsid w:val="00C754EF"/>
    <w:rsid w:val="00C77396"/>
    <w:rsid w:val="00C77CA7"/>
    <w:rsid w:val="00C8152E"/>
    <w:rsid w:val="00C87AFB"/>
    <w:rsid w:val="00C90B1E"/>
    <w:rsid w:val="00C918F4"/>
    <w:rsid w:val="00C94E14"/>
    <w:rsid w:val="00C97C60"/>
    <w:rsid w:val="00CA006D"/>
    <w:rsid w:val="00CA09A3"/>
    <w:rsid w:val="00CA1805"/>
    <w:rsid w:val="00CA23C7"/>
    <w:rsid w:val="00CA2A1A"/>
    <w:rsid w:val="00CA403D"/>
    <w:rsid w:val="00CA4596"/>
    <w:rsid w:val="00CB0A4A"/>
    <w:rsid w:val="00CB1225"/>
    <w:rsid w:val="00CB3C31"/>
    <w:rsid w:val="00CB3D1C"/>
    <w:rsid w:val="00CB4C2A"/>
    <w:rsid w:val="00CC2B37"/>
    <w:rsid w:val="00CC2BC3"/>
    <w:rsid w:val="00CC7D87"/>
    <w:rsid w:val="00CD093F"/>
    <w:rsid w:val="00CD19AB"/>
    <w:rsid w:val="00CD2698"/>
    <w:rsid w:val="00CD3564"/>
    <w:rsid w:val="00CD4BAB"/>
    <w:rsid w:val="00CD799B"/>
    <w:rsid w:val="00CE0410"/>
    <w:rsid w:val="00CE072D"/>
    <w:rsid w:val="00CE1BD9"/>
    <w:rsid w:val="00CE25CC"/>
    <w:rsid w:val="00CE3AB8"/>
    <w:rsid w:val="00CE4E64"/>
    <w:rsid w:val="00CE4F9A"/>
    <w:rsid w:val="00CE6A16"/>
    <w:rsid w:val="00CE7EBA"/>
    <w:rsid w:val="00CF0DF9"/>
    <w:rsid w:val="00CF0F8B"/>
    <w:rsid w:val="00CF1737"/>
    <w:rsid w:val="00CF25FF"/>
    <w:rsid w:val="00CF53A7"/>
    <w:rsid w:val="00CF6B6D"/>
    <w:rsid w:val="00CF7BC3"/>
    <w:rsid w:val="00D017E3"/>
    <w:rsid w:val="00D02F89"/>
    <w:rsid w:val="00D06731"/>
    <w:rsid w:val="00D06AB1"/>
    <w:rsid w:val="00D06AF7"/>
    <w:rsid w:val="00D21364"/>
    <w:rsid w:val="00D22B37"/>
    <w:rsid w:val="00D23406"/>
    <w:rsid w:val="00D2546A"/>
    <w:rsid w:val="00D26073"/>
    <w:rsid w:val="00D26E69"/>
    <w:rsid w:val="00D27A84"/>
    <w:rsid w:val="00D27ECD"/>
    <w:rsid w:val="00D3089F"/>
    <w:rsid w:val="00D31295"/>
    <w:rsid w:val="00D31D38"/>
    <w:rsid w:val="00D3254E"/>
    <w:rsid w:val="00D3393A"/>
    <w:rsid w:val="00D35714"/>
    <w:rsid w:val="00D4136B"/>
    <w:rsid w:val="00D44E61"/>
    <w:rsid w:val="00D47B4E"/>
    <w:rsid w:val="00D5050F"/>
    <w:rsid w:val="00D51458"/>
    <w:rsid w:val="00D56B4A"/>
    <w:rsid w:val="00D60782"/>
    <w:rsid w:val="00D60AB2"/>
    <w:rsid w:val="00D6155C"/>
    <w:rsid w:val="00D62CE5"/>
    <w:rsid w:val="00D676B6"/>
    <w:rsid w:val="00D729D8"/>
    <w:rsid w:val="00D72DFB"/>
    <w:rsid w:val="00D858A9"/>
    <w:rsid w:val="00D85A54"/>
    <w:rsid w:val="00D86DEE"/>
    <w:rsid w:val="00D8796E"/>
    <w:rsid w:val="00D918CB"/>
    <w:rsid w:val="00D93CC3"/>
    <w:rsid w:val="00D96320"/>
    <w:rsid w:val="00DA08C0"/>
    <w:rsid w:val="00DA2AAE"/>
    <w:rsid w:val="00DA3A49"/>
    <w:rsid w:val="00DA420E"/>
    <w:rsid w:val="00DA5B64"/>
    <w:rsid w:val="00DB003C"/>
    <w:rsid w:val="00DB0823"/>
    <w:rsid w:val="00DB1057"/>
    <w:rsid w:val="00DB179B"/>
    <w:rsid w:val="00DB6909"/>
    <w:rsid w:val="00DB7BF3"/>
    <w:rsid w:val="00DC4718"/>
    <w:rsid w:val="00DC4A6F"/>
    <w:rsid w:val="00DC6DFB"/>
    <w:rsid w:val="00DD1267"/>
    <w:rsid w:val="00DD2452"/>
    <w:rsid w:val="00DD28B5"/>
    <w:rsid w:val="00DD4012"/>
    <w:rsid w:val="00DE0D5D"/>
    <w:rsid w:val="00DE19D0"/>
    <w:rsid w:val="00DE484C"/>
    <w:rsid w:val="00DE5FA1"/>
    <w:rsid w:val="00DF28E6"/>
    <w:rsid w:val="00DF441F"/>
    <w:rsid w:val="00DF6087"/>
    <w:rsid w:val="00DF6DA4"/>
    <w:rsid w:val="00E002FE"/>
    <w:rsid w:val="00E0244D"/>
    <w:rsid w:val="00E063AE"/>
    <w:rsid w:val="00E06A96"/>
    <w:rsid w:val="00E07452"/>
    <w:rsid w:val="00E136AF"/>
    <w:rsid w:val="00E20E4C"/>
    <w:rsid w:val="00E22DAD"/>
    <w:rsid w:val="00E23C93"/>
    <w:rsid w:val="00E26FBB"/>
    <w:rsid w:val="00E31D7A"/>
    <w:rsid w:val="00E36506"/>
    <w:rsid w:val="00E375E6"/>
    <w:rsid w:val="00E4319F"/>
    <w:rsid w:val="00E436DF"/>
    <w:rsid w:val="00E437FA"/>
    <w:rsid w:val="00E457CF"/>
    <w:rsid w:val="00E51168"/>
    <w:rsid w:val="00E604DF"/>
    <w:rsid w:val="00E60D2D"/>
    <w:rsid w:val="00E63F4F"/>
    <w:rsid w:val="00E657C9"/>
    <w:rsid w:val="00E66E73"/>
    <w:rsid w:val="00E70631"/>
    <w:rsid w:val="00E73CE1"/>
    <w:rsid w:val="00E73E0E"/>
    <w:rsid w:val="00E75476"/>
    <w:rsid w:val="00E75CDC"/>
    <w:rsid w:val="00E75F14"/>
    <w:rsid w:val="00E77484"/>
    <w:rsid w:val="00E77E18"/>
    <w:rsid w:val="00E8001F"/>
    <w:rsid w:val="00E821A1"/>
    <w:rsid w:val="00E83FD6"/>
    <w:rsid w:val="00E86EDD"/>
    <w:rsid w:val="00E9172A"/>
    <w:rsid w:val="00E91D78"/>
    <w:rsid w:val="00E94582"/>
    <w:rsid w:val="00E979F0"/>
    <w:rsid w:val="00EA0853"/>
    <w:rsid w:val="00EA2117"/>
    <w:rsid w:val="00EA4174"/>
    <w:rsid w:val="00EA4928"/>
    <w:rsid w:val="00EA633B"/>
    <w:rsid w:val="00EA6F21"/>
    <w:rsid w:val="00EA7E6F"/>
    <w:rsid w:val="00EB131B"/>
    <w:rsid w:val="00EB25CC"/>
    <w:rsid w:val="00EB3A61"/>
    <w:rsid w:val="00EB6326"/>
    <w:rsid w:val="00EC1AB8"/>
    <w:rsid w:val="00EC281A"/>
    <w:rsid w:val="00EC34FD"/>
    <w:rsid w:val="00EC47AB"/>
    <w:rsid w:val="00EC598A"/>
    <w:rsid w:val="00EC6C65"/>
    <w:rsid w:val="00ED02BF"/>
    <w:rsid w:val="00ED1BE9"/>
    <w:rsid w:val="00ED3DA5"/>
    <w:rsid w:val="00ED4835"/>
    <w:rsid w:val="00ED5628"/>
    <w:rsid w:val="00ED7295"/>
    <w:rsid w:val="00EE16ED"/>
    <w:rsid w:val="00EE3AD4"/>
    <w:rsid w:val="00EE415A"/>
    <w:rsid w:val="00EE5BEB"/>
    <w:rsid w:val="00EE78E6"/>
    <w:rsid w:val="00EF0084"/>
    <w:rsid w:val="00EF0471"/>
    <w:rsid w:val="00EF0CEC"/>
    <w:rsid w:val="00EF0D41"/>
    <w:rsid w:val="00EF0FEF"/>
    <w:rsid w:val="00F02E22"/>
    <w:rsid w:val="00F0453A"/>
    <w:rsid w:val="00F06B7D"/>
    <w:rsid w:val="00F07B1A"/>
    <w:rsid w:val="00F15102"/>
    <w:rsid w:val="00F17D5B"/>
    <w:rsid w:val="00F22399"/>
    <w:rsid w:val="00F255DE"/>
    <w:rsid w:val="00F31F8A"/>
    <w:rsid w:val="00F33C60"/>
    <w:rsid w:val="00F35580"/>
    <w:rsid w:val="00F357B9"/>
    <w:rsid w:val="00F37252"/>
    <w:rsid w:val="00F37317"/>
    <w:rsid w:val="00F44707"/>
    <w:rsid w:val="00F4497C"/>
    <w:rsid w:val="00F46EF5"/>
    <w:rsid w:val="00F50655"/>
    <w:rsid w:val="00F53806"/>
    <w:rsid w:val="00F544E4"/>
    <w:rsid w:val="00F5465A"/>
    <w:rsid w:val="00F55674"/>
    <w:rsid w:val="00F56CDD"/>
    <w:rsid w:val="00F603F6"/>
    <w:rsid w:val="00F60F5E"/>
    <w:rsid w:val="00F61041"/>
    <w:rsid w:val="00F62206"/>
    <w:rsid w:val="00F6498A"/>
    <w:rsid w:val="00F64B59"/>
    <w:rsid w:val="00F659C4"/>
    <w:rsid w:val="00F65AA9"/>
    <w:rsid w:val="00F6672C"/>
    <w:rsid w:val="00F66ADD"/>
    <w:rsid w:val="00F71398"/>
    <w:rsid w:val="00F71B16"/>
    <w:rsid w:val="00F72B55"/>
    <w:rsid w:val="00F72CF2"/>
    <w:rsid w:val="00F73998"/>
    <w:rsid w:val="00F73F16"/>
    <w:rsid w:val="00F80F0B"/>
    <w:rsid w:val="00F81543"/>
    <w:rsid w:val="00F8377A"/>
    <w:rsid w:val="00F83CF8"/>
    <w:rsid w:val="00F8451B"/>
    <w:rsid w:val="00F87C9C"/>
    <w:rsid w:val="00F903E9"/>
    <w:rsid w:val="00F93882"/>
    <w:rsid w:val="00F952F7"/>
    <w:rsid w:val="00F95FDF"/>
    <w:rsid w:val="00F96ADE"/>
    <w:rsid w:val="00F96D38"/>
    <w:rsid w:val="00F97359"/>
    <w:rsid w:val="00FA0271"/>
    <w:rsid w:val="00FA0B8A"/>
    <w:rsid w:val="00FA4D0D"/>
    <w:rsid w:val="00FA5241"/>
    <w:rsid w:val="00FA58C4"/>
    <w:rsid w:val="00FA5A90"/>
    <w:rsid w:val="00FB1CD0"/>
    <w:rsid w:val="00FB249F"/>
    <w:rsid w:val="00FB2C5D"/>
    <w:rsid w:val="00FB366E"/>
    <w:rsid w:val="00FB5734"/>
    <w:rsid w:val="00FB7273"/>
    <w:rsid w:val="00FC2B3B"/>
    <w:rsid w:val="00FC2DEF"/>
    <w:rsid w:val="00FC7696"/>
    <w:rsid w:val="00FC7E82"/>
    <w:rsid w:val="00FD0557"/>
    <w:rsid w:val="00FD06FF"/>
    <w:rsid w:val="00FD10E6"/>
    <w:rsid w:val="00FE0E36"/>
    <w:rsid w:val="00FE28BD"/>
    <w:rsid w:val="00FE29B2"/>
    <w:rsid w:val="00FE3799"/>
    <w:rsid w:val="00FE3B03"/>
    <w:rsid w:val="00FF3A21"/>
    <w:rsid w:val="00FF429C"/>
    <w:rsid w:val="00FF76D5"/>
    <w:rsid w:val="176A16CA"/>
    <w:rsid w:val="1AD6D53C"/>
    <w:rsid w:val="278C5E1E"/>
    <w:rsid w:val="7408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66B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slo Sans Office" w:eastAsia="Times New Roman" w:hAnsi="Oslo Sans Office" w:cs="Times New Roman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3A15D5"/>
  </w:style>
  <w:style w:type="paragraph" w:styleId="Heading1">
    <w:name w:val="heading 1"/>
    <w:basedOn w:val="Normal"/>
    <w:next w:val="Normal"/>
    <w:link w:val="Heading1Char"/>
    <w:qFormat/>
    <w:rsid w:val="00F97359"/>
    <w:pPr>
      <w:keepNext/>
      <w:keepLines/>
      <w:numPr>
        <w:numId w:val="3"/>
      </w:numPr>
      <w:spacing w:before="360" w:after="60" w:line="240" w:lineRule="auto"/>
      <w:contextualSpacing/>
      <w:outlineLvl w:val="0"/>
    </w:pPr>
    <w:rPr>
      <w:rFonts w:ascii="Oslo Sans Medium" w:eastAsiaTheme="majorEastAsia" w:hAnsi="Oslo Sans Medium" w:cstheme="majorBidi"/>
      <w:color w:val="2A2859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97359"/>
    <w:pPr>
      <w:keepNext/>
      <w:keepLines/>
      <w:numPr>
        <w:ilvl w:val="1"/>
        <w:numId w:val="3"/>
      </w:numPr>
      <w:tabs>
        <w:tab w:val="left" w:pos="924"/>
        <w:tab w:val="left" w:pos="1134"/>
      </w:tabs>
      <w:spacing w:before="240" w:after="60" w:line="240" w:lineRule="auto"/>
      <w:contextualSpacing/>
      <w:outlineLvl w:val="1"/>
    </w:pPr>
    <w:rPr>
      <w:rFonts w:ascii="Oslo Sans Medium" w:eastAsiaTheme="majorEastAsia" w:hAnsi="Oslo Sans Medium" w:cstheme="majorBidi"/>
      <w:color w:val="2A2859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qFormat/>
    <w:rsid w:val="00F97359"/>
    <w:pPr>
      <w:keepNext/>
      <w:keepLines/>
      <w:numPr>
        <w:ilvl w:val="2"/>
        <w:numId w:val="3"/>
      </w:numPr>
      <w:tabs>
        <w:tab w:val="left" w:pos="952"/>
      </w:tabs>
      <w:spacing w:before="240" w:after="60" w:line="240" w:lineRule="auto"/>
      <w:contextualSpacing/>
      <w:outlineLvl w:val="2"/>
    </w:pPr>
    <w:rPr>
      <w:rFonts w:ascii="Oslo Sans Medium" w:eastAsiaTheme="majorEastAsia" w:hAnsi="Oslo Sans Medium" w:cstheme="majorBidi"/>
      <w:color w:val="2A2859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F97359"/>
    <w:pPr>
      <w:keepNext/>
      <w:keepLines/>
      <w:tabs>
        <w:tab w:val="left" w:pos="1276"/>
      </w:tabs>
      <w:spacing w:before="240" w:after="0" w:line="240" w:lineRule="auto"/>
      <w:contextualSpacing/>
      <w:outlineLvl w:val="3"/>
    </w:pPr>
    <w:rPr>
      <w:rFonts w:ascii="Oslo Sans Medium" w:eastAsiaTheme="majorEastAsia" w:hAnsi="Oslo Sans Medium" w:cstheme="majorBidi"/>
      <w:b/>
      <w:i/>
      <w:color w:val="2A2859" w:themeColor="text2"/>
    </w:rPr>
  </w:style>
  <w:style w:type="paragraph" w:styleId="Heading5">
    <w:name w:val="heading 5"/>
    <w:basedOn w:val="Normal"/>
    <w:next w:val="Normal"/>
    <w:link w:val="Heading5Char"/>
    <w:qFormat/>
    <w:rsid w:val="00F97359"/>
    <w:pPr>
      <w:keepNext/>
      <w:keepLines/>
      <w:spacing w:before="240" w:after="0" w:line="240" w:lineRule="auto"/>
      <w:contextualSpacing/>
      <w:outlineLvl w:val="4"/>
    </w:pPr>
    <w:rPr>
      <w:rFonts w:ascii="Oslo Sans Medium" w:eastAsiaTheme="majorEastAsia" w:hAnsi="Oslo Sans Medium" w:cstheme="majorBidi"/>
      <w:i/>
      <w:color w:val="2A2859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F047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01252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F047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252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F0471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F0471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0471"/>
    <w:pPr>
      <w:tabs>
        <w:tab w:val="center" w:pos="4536"/>
        <w:tab w:val="right" w:pos="9072"/>
      </w:tabs>
      <w:spacing w:after="0" w:line="240" w:lineRule="auto"/>
    </w:pPr>
  </w:style>
  <w:style w:type="paragraph" w:styleId="BalloonText">
    <w:name w:val="Balloon Text"/>
    <w:basedOn w:val="Normal"/>
    <w:link w:val="BalloonTextChar"/>
    <w:semiHidden/>
    <w:rsid w:val="00674D2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320FF"/>
    <w:rPr>
      <w:rFonts w:ascii="Tahoma" w:hAnsi="Tahoma" w:cs="Tahoma"/>
      <w:sz w:val="16"/>
      <w:szCs w:val="16"/>
    </w:rPr>
  </w:style>
  <w:style w:type="paragraph" w:styleId="NoSpacing">
    <w:name w:val="No Spacing"/>
    <w:uiPriority w:val="2"/>
    <w:qFormat/>
    <w:rsid w:val="00166D11"/>
    <w:pPr>
      <w:spacing w:line="264" w:lineRule="auto"/>
    </w:pPr>
    <w:rPr>
      <w:rFonts w:asciiTheme="minorHAnsi" w:eastAsiaTheme="minorHAnsi" w:hAnsiTheme="minorHAnsi" w:cstheme="minorBidi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rsid w:val="00EF0471"/>
    <w:pPr>
      <w:tabs>
        <w:tab w:val="center" w:pos="4536"/>
        <w:tab w:val="right" w:pos="9072"/>
      </w:tabs>
      <w:spacing w:after="0" w:line="240" w:lineRule="auto"/>
    </w:pPr>
    <w:rPr>
      <w:color w:val="2A2859" w:themeColor="text2"/>
      <w:sz w:val="16"/>
    </w:rPr>
  </w:style>
  <w:style w:type="paragraph" w:customStyle="1" w:styleId="PBEBunntekst">
    <w:name w:val="PBEBunntekst"/>
    <w:basedOn w:val="Normal"/>
    <w:semiHidden/>
    <w:rsid w:val="00133D7B"/>
    <w:pPr>
      <w:tabs>
        <w:tab w:val="center" w:pos="4536"/>
        <w:tab w:val="right" w:pos="9072"/>
      </w:tabs>
      <w:spacing w:after="0"/>
    </w:pPr>
    <w:rPr>
      <w:rFonts w:ascii="Arial" w:hAnsi="Arial"/>
      <w:sz w:val="15"/>
    </w:rPr>
  </w:style>
  <w:style w:type="table" w:styleId="TableGrid">
    <w:name w:val="Table Grid"/>
    <w:basedOn w:val="TableNormal"/>
    <w:uiPriority w:val="39"/>
    <w:rsid w:val="00EF047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ptekstfet">
    <w:name w:val="Topptekst fet"/>
    <w:basedOn w:val="Header"/>
    <w:semiHidden/>
    <w:rsid w:val="00CC7D87"/>
    <w:pPr>
      <w:tabs>
        <w:tab w:val="left" w:pos="1446"/>
      </w:tabs>
      <w:spacing w:before="20"/>
    </w:pPr>
    <w:rPr>
      <w:rFonts w:asciiTheme="majorHAnsi" w:hAnsiTheme="majorHAnsi"/>
      <w:b/>
    </w:rPr>
  </w:style>
  <w:style w:type="paragraph" w:customStyle="1" w:styleId="Adressatfelt">
    <w:name w:val="Adressatfelt"/>
    <w:basedOn w:val="Normal"/>
    <w:semiHidden/>
    <w:rsid w:val="00133D7B"/>
    <w:pPr>
      <w:spacing w:before="60" w:after="0"/>
    </w:pPr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EF0471"/>
    <w:rPr>
      <w:color w:val="808080"/>
    </w:rPr>
  </w:style>
  <w:style w:type="paragraph" w:customStyle="1" w:styleId="PBEHeading">
    <w:name w:val="PBE_Heading"/>
    <w:basedOn w:val="Normal"/>
    <w:semiHidden/>
    <w:rsid w:val="00133D7B"/>
    <w:pPr>
      <w:spacing w:after="0"/>
    </w:pPr>
    <w:rPr>
      <w:rFonts w:ascii="Arial" w:hAnsi="Arial"/>
      <w:sz w:val="15"/>
    </w:rPr>
  </w:style>
  <w:style w:type="paragraph" w:customStyle="1" w:styleId="Topptekst2">
    <w:name w:val="Topptekst2"/>
    <w:basedOn w:val="PBEHeading"/>
    <w:semiHidden/>
    <w:rsid w:val="00992A89"/>
    <w:rPr>
      <w:rFonts w:asciiTheme="minorHAnsi" w:hAnsiTheme="minorHAnsi"/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72D2A"/>
    <w:rPr>
      <w:rFonts w:asciiTheme="minorHAnsi" w:eastAsiaTheme="minorHAnsi" w:hAnsiTheme="minorHAnsi" w:cstheme="minorBidi"/>
      <w:color w:val="2A2859" w:themeColor="text2"/>
      <w:sz w:val="16"/>
      <w:szCs w:val="22"/>
      <w:lang w:eastAsia="en-US"/>
    </w:rPr>
  </w:style>
  <w:style w:type="paragraph" w:customStyle="1" w:styleId="Underskriftavdelinger">
    <w:name w:val="Underskriftavdelinger"/>
    <w:basedOn w:val="Normal"/>
    <w:semiHidden/>
    <w:rsid w:val="00133D7B"/>
    <w:pPr>
      <w:spacing w:before="60" w:after="0"/>
    </w:pPr>
  </w:style>
  <w:style w:type="character" w:styleId="Hyperlink">
    <w:name w:val="Hyperlink"/>
    <w:basedOn w:val="DefaultParagraphFont"/>
    <w:uiPriority w:val="99"/>
    <w:rsid w:val="00EF0471"/>
    <w:rPr>
      <w:color w:val="000000" w:themeColor="hyperlink"/>
      <w:u w:val="single"/>
    </w:rPr>
  </w:style>
  <w:style w:type="paragraph" w:styleId="Signature">
    <w:name w:val="Signature"/>
    <w:basedOn w:val="Normal"/>
    <w:link w:val="SignatureChar"/>
    <w:semiHidden/>
    <w:rsid w:val="001B64EA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572D2A"/>
    <w:rPr>
      <w:rFonts w:asciiTheme="minorHAnsi" w:eastAsiaTheme="minorHAnsi" w:hAnsiTheme="minorHAnsi" w:cstheme="minorBidi"/>
      <w:sz w:val="24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2A"/>
    <w:rPr>
      <w:rFonts w:asciiTheme="majorHAnsi" w:eastAsiaTheme="majorEastAsia" w:hAnsiTheme="majorHAnsi" w:cstheme="majorBidi"/>
      <w:color w:val="01252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2A"/>
    <w:rPr>
      <w:rFonts w:asciiTheme="majorHAnsi" w:eastAsiaTheme="majorEastAsia" w:hAnsiTheme="majorHAnsi" w:cstheme="majorBidi"/>
      <w:i/>
      <w:iCs/>
      <w:color w:val="012522" w:themeColor="accent1" w:themeShade="7F"/>
    </w:rPr>
  </w:style>
  <w:style w:type="paragraph" w:styleId="TOC1">
    <w:name w:val="toc 1"/>
    <w:basedOn w:val="Normal"/>
    <w:next w:val="Normal"/>
    <w:autoRedefine/>
    <w:uiPriority w:val="40"/>
    <w:rsid w:val="00EF0471"/>
    <w:pPr>
      <w:tabs>
        <w:tab w:val="left" w:pos="440"/>
        <w:tab w:val="right" w:leader="dot" w:pos="9260"/>
      </w:tabs>
      <w:spacing w:before="280" w:after="120"/>
    </w:pPr>
    <w:rPr>
      <w:rFonts w:ascii="Oslo Sans Medium" w:hAnsi="Oslo Sans Medium"/>
    </w:rPr>
  </w:style>
  <w:style w:type="paragraph" w:styleId="TOC2">
    <w:name w:val="toc 2"/>
    <w:basedOn w:val="Normal"/>
    <w:next w:val="Normal"/>
    <w:autoRedefine/>
    <w:uiPriority w:val="40"/>
    <w:rsid w:val="00EF0471"/>
    <w:pPr>
      <w:tabs>
        <w:tab w:val="left" w:pos="756"/>
        <w:tab w:val="right" w:leader="dot" w:pos="9260"/>
      </w:tabs>
      <w:spacing w:after="100"/>
    </w:pPr>
  </w:style>
  <w:style w:type="paragraph" w:styleId="TOC3">
    <w:name w:val="toc 3"/>
    <w:basedOn w:val="Normal"/>
    <w:next w:val="Normal"/>
    <w:autoRedefine/>
    <w:uiPriority w:val="40"/>
    <w:rsid w:val="00EF0471"/>
    <w:pPr>
      <w:tabs>
        <w:tab w:val="left" w:pos="1134"/>
        <w:tab w:val="right" w:leader="dot" w:pos="9260"/>
      </w:tabs>
      <w:spacing w:after="100"/>
    </w:pPr>
  </w:style>
  <w:style w:type="character" w:customStyle="1" w:styleId="Heading1Char">
    <w:name w:val="Heading 1 Char"/>
    <w:basedOn w:val="DefaultParagraphFont"/>
    <w:link w:val="Heading1"/>
    <w:rsid w:val="00F97359"/>
    <w:rPr>
      <w:rFonts w:ascii="Oslo Sans Medium" w:eastAsiaTheme="majorEastAsia" w:hAnsi="Oslo Sans Medium" w:cstheme="majorBidi"/>
      <w:color w:val="2A2859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97359"/>
    <w:rPr>
      <w:rFonts w:ascii="Oslo Sans Medium" w:eastAsiaTheme="majorEastAsia" w:hAnsi="Oslo Sans Medium" w:cstheme="majorBidi"/>
      <w:color w:val="2A2859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F97359"/>
    <w:rPr>
      <w:rFonts w:ascii="Oslo Sans Medium" w:eastAsiaTheme="majorEastAsia" w:hAnsi="Oslo Sans Medium" w:cstheme="majorBidi"/>
      <w:color w:val="2A2859" w:themeColor="text2"/>
      <w:sz w:val="24"/>
      <w:szCs w:val="24"/>
    </w:rPr>
  </w:style>
  <w:style w:type="paragraph" w:customStyle="1" w:styleId="PBEHeading10pkt">
    <w:name w:val="PBE Heading 10 pkt"/>
    <w:basedOn w:val="PBEHeading"/>
    <w:uiPriority w:val="1"/>
    <w:semiHidden/>
    <w:rsid w:val="00C918F4"/>
    <w:rPr>
      <w:sz w:val="20"/>
    </w:rPr>
  </w:style>
  <w:style w:type="paragraph" w:styleId="TOCHeading">
    <w:name w:val="TOC Heading"/>
    <w:basedOn w:val="Heading1"/>
    <w:next w:val="Normal"/>
    <w:uiPriority w:val="39"/>
    <w:qFormat/>
    <w:rsid w:val="00EF0471"/>
    <w:pPr>
      <w:numPr>
        <w:numId w:val="0"/>
      </w:numPr>
      <w:spacing w:after="280" w:line="259" w:lineRule="auto"/>
      <w:outlineLvl w:val="9"/>
    </w:pPr>
    <w:rPr>
      <w:rFonts w:asciiTheme="majorHAnsi" w:hAnsiTheme="majorHAnsi"/>
    </w:rPr>
  </w:style>
  <w:style w:type="paragraph" w:customStyle="1" w:styleId="HovedtittelSaksfremstilling">
    <w:name w:val="HovedtittelSaksfremstilling"/>
    <w:basedOn w:val="Normal"/>
    <w:next w:val="Normal"/>
    <w:link w:val="HovedtittelSaksfremstillingTegn"/>
    <w:qFormat/>
    <w:rsid w:val="003A5FA2"/>
    <w:pPr>
      <w:spacing w:before="240" w:after="80"/>
      <w:contextualSpacing/>
    </w:pPr>
    <w:rPr>
      <w:rFonts w:asciiTheme="majorHAnsi" w:eastAsiaTheme="majorEastAsia" w:hAnsiTheme="majorHAnsi" w:cstheme="majorBidi"/>
      <w:b/>
      <w:color w:val="2A2859" w:themeColor="text2"/>
      <w:sz w:val="32"/>
      <w:szCs w:val="36"/>
    </w:rPr>
  </w:style>
  <w:style w:type="character" w:customStyle="1" w:styleId="HovedtittelSaksfremstillingTegn">
    <w:name w:val="HovedtittelSaksfremstilling Tegn"/>
    <w:basedOn w:val="DefaultParagraphFont"/>
    <w:link w:val="HovedtittelSaksfremstilling"/>
    <w:rsid w:val="003A5FA2"/>
    <w:rPr>
      <w:rFonts w:asciiTheme="majorHAnsi" w:eastAsiaTheme="majorEastAsia" w:hAnsiTheme="majorHAnsi" w:cstheme="majorBidi"/>
      <w:b/>
      <w:color w:val="2A2859" w:themeColor="text2"/>
      <w:sz w:val="32"/>
      <w:szCs w:val="36"/>
      <w:lang w:eastAsia="en-US"/>
    </w:rPr>
  </w:style>
  <w:style w:type="character" w:customStyle="1" w:styleId="Heading4Char">
    <w:name w:val="Heading 4 Char"/>
    <w:basedOn w:val="DefaultParagraphFont"/>
    <w:link w:val="Heading4"/>
    <w:rsid w:val="00F97359"/>
    <w:rPr>
      <w:rFonts w:ascii="Oslo Sans Medium" w:eastAsiaTheme="majorEastAsia" w:hAnsi="Oslo Sans Medium" w:cstheme="majorBidi"/>
      <w:b/>
      <w:i/>
      <w:color w:val="2A2859" w:themeColor="text2"/>
    </w:rPr>
  </w:style>
  <w:style w:type="character" w:customStyle="1" w:styleId="Heading5Char">
    <w:name w:val="Heading 5 Char"/>
    <w:basedOn w:val="DefaultParagraphFont"/>
    <w:link w:val="Heading5"/>
    <w:rsid w:val="00F97359"/>
    <w:rPr>
      <w:rFonts w:ascii="Oslo Sans Medium" w:eastAsiaTheme="majorEastAsia" w:hAnsi="Oslo Sans Medium" w:cstheme="majorBidi"/>
      <w:i/>
      <w:color w:val="2A2859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2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2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Regbesttittel">
    <w:name w:val="Reg.best  tittel"/>
    <w:basedOn w:val="Normal"/>
    <w:next w:val="Normal"/>
    <w:link w:val="RegbesttittelTegn"/>
    <w:autoRedefine/>
    <w:uiPriority w:val="4"/>
    <w:qFormat/>
    <w:rsid w:val="006E22BD"/>
    <w:pPr>
      <w:keepNext/>
      <w:numPr>
        <w:numId w:val="2"/>
      </w:numPr>
      <w:spacing w:before="560" w:after="60" w:line="240" w:lineRule="auto"/>
      <w:contextualSpacing/>
      <w:outlineLvl w:val="3"/>
    </w:pPr>
    <w:rPr>
      <w:rFonts w:cs="Arial"/>
      <w:sz w:val="32"/>
      <w:szCs w:val="32"/>
    </w:rPr>
  </w:style>
  <w:style w:type="character" w:customStyle="1" w:styleId="RegbesttittelTegn">
    <w:name w:val="Reg.best  tittel Tegn"/>
    <w:basedOn w:val="DefaultParagraphFont"/>
    <w:link w:val="Regbesttittel"/>
    <w:uiPriority w:val="4"/>
    <w:rsid w:val="006E22BD"/>
    <w:rPr>
      <w:rFonts w:cs="Arial"/>
      <w:sz w:val="32"/>
      <w:szCs w:val="32"/>
    </w:rPr>
  </w:style>
  <w:style w:type="paragraph" w:customStyle="1" w:styleId="Regbest0kapittel">
    <w:name w:val="Reg.best 0 kapittel"/>
    <w:basedOn w:val="Normal"/>
    <w:next w:val="Normal"/>
    <w:link w:val="Regbest0kapittelTegn"/>
    <w:autoRedefine/>
    <w:uiPriority w:val="4"/>
    <w:qFormat/>
    <w:rsid w:val="006E22BD"/>
    <w:pPr>
      <w:keepNext/>
      <w:numPr>
        <w:ilvl w:val="1"/>
        <w:numId w:val="2"/>
      </w:numPr>
      <w:spacing w:before="360" w:after="60" w:line="240" w:lineRule="auto"/>
      <w:contextualSpacing/>
      <w:outlineLvl w:val="4"/>
    </w:pPr>
    <w:rPr>
      <w:rFonts w:ascii="Arial" w:hAnsi="Arial"/>
      <w:b/>
      <w:sz w:val="28"/>
    </w:rPr>
  </w:style>
  <w:style w:type="character" w:customStyle="1" w:styleId="Regbest0kapittelTegn">
    <w:name w:val="Reg.best 0 kapittel Tegn"/>
    <w:basedOn w:val="DefaultParagraphFont"/>
    <w:link w:val="Regbest0kapittel"/>
    <w:uiPriority w:val="4"/>
    <w:rsid w:val="006E22BD"/>
    <w:rPr>
      <w:rFonts w:ascii="Arial" w:hAnsi="Arial"/>
      <w:b/>
      <w:sz w:val="28"/>
    </w:rPr>
  </w:style>
  <w:style w:type="paragraph" w:customStyle="1" w:styleId="Regbest1">
    <w:name w:val="Reg.best 1"/>
    <w:basedOn w:val="Normal"/>
    <w:next w:val="Normal"/>
    <w:link w:val="Regbest1Tegn"/>
    <w:autoRedefine/>
    <w:uiPriority w:val="4"/>
    <w:qFormat/>
    <w:rsid w:val="00F97359"/>
    <w:pPr>
      <w:keepNext/>
      <w:numPr>
        <w:ilvl w:val="2"/>
        <w:numId w:val="2"/>
      </w:numPr>
      <w:spacing w:before="360" w:after="60" w:line="240" w:lineRule="auto"/>
      <w:ind w:left="567" w:hanging="567"/>
      <w:contextualSpacing/>
      <w:outlineLvl w:val="5"/>
    </w:pPr>
    <w:rPr>
      <w:sz w:val="28"/>
    </w:rPr>
  </w:style>
  <w:style w:type="character" w:customStyle="1" w:styleId="Regbest1Tegn">
    <w:name w:val="Reg.best 1 Tegn"/>
    <w:basedOn w:val="DefaultParagraphFont"/>
    <w:link w:val="Regbest1"/>
    <w:uiPriority w:val="4"/>
    <w:rsid w:val="00F97359"/>
    <w:rPr>
      <w:sz w:val="28"/>
    </w:rPr>
  </w:style>
  <w:style w:type="paragraph" w:customStyle="1" w:styleId="Regbest2">
    <w:name w:val="Reg.best 2"/>
    <w:basedOn w:val="Normal"/>
    <w:next w:val="Normal"/>
    <w:link w:val="Regbest2Tegn"/>
    <w:autoRedefine/>
    <w:uiPriority w:val="4"/>
    <w:qFormat/>
    <w:rsid w:val="00487C76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120" w:after="60" w:line="240" w:lineRule="auto"/>
      <w:ind w:left="612"/>
      <w:contextualSpacing/>
      <w:textAlignment w:val="baseline"/>
      <w:outlineLvl w:val="6"/>
    </w:pPr>
    <w:rPr>
      <w:rFonts w:ascii="Oslo Sans Medium" w:hAnsi="Oslo Sans Medium"/>
      <w:b/>
      <w:color w:val="000000" w:themeColor="text1"/>
    </w:rPr>
  </w:style>
  <w:style w:type="character" w:customStyle="1" w:styleId="Regbest2Tegn">
    <w:name w:val="Reg.best 2 Tegn"/>
    <w:basedOn w:val="DefaultParagraphFont"/>
    <w:link w:val="Regbest2"/>
    <w:uiPriority w:val="4"/>
    <w:rsid w:val="00487C76"/>
    <w:rPr>
      <w:rFonts w:ascii="Oslo Sans Medium" w:hAnsi="Oslo Sans Medium"/>
      <w:b/>
      <w:color w:val="000000" w:themeColor="text1"/>
    </w:rPr>
  </w:style>
  <w:style w:type="paragraph" w:customStyle="1" w:styleId="Regbest3">
    <w:name w:val="Reg.best 3"/>
    <w:basedOn w:val="Normal"/>
    <w:next w:val="Normal"/>
    <w:link w:val="Regbest3Tegn"/>
    <w:autoRedefine/>
    <w:uiPriority w:val="4"/>
    <w:qFormat/>
    <w:rsid w:val="001B0659"/>
    <w:pPr>
      <w:keepNext/>
      <w:numPr>
        <w:ilvl w:val="4"/>
        <w:numId w:val="1"/>
      </w:numPr>
      <w:tabs>
        <w:tab w:val="left" w:pos="952"/>
      </w:tabs>
      <w:spacing w:before="240" w:after="60" w:line="240" w:lineRule="auto"/>
      <w:contextualSpacing/>
      <w:outlineLvl w:val="7"/>
    </w:pPr>
    <w:rPr>
      <w:rFonts w:asciiTheme="majorHAnsi" w:hAnsiTheme="majorHAnsi"/>
      <w:color w:val="000000" w:themeColor="text1"/>
    </w:rPr>
  </w:style>
  <w:style w:type="character" w:customStyle="1" w:styleId="Regbest3Tegn">
    <w:name w:val="Reg.best 3 Tegn"/>
    <w:basedOn w:val="DefaultParagraphFont"/>
    <w:link w:val="Regbest3"/>
    <w:uiPriority w:val="4"/>
    <w:rsid w:val="001B0659"/>
    <w:rPr>
      <w:rFonts w:asciiTheme="majorHAnsi" w:hAnsiTheme="majorHAnsi"/>
      <w:color w:val="000000" w:themeColor="text1"/>
    </w:rPr>
  </w:style>
  <w:style w:type="paragraph" w:customStyle="1" w:styleId="Regbest4">
    <w:name w:val="Reg.best 4"/>
    <w:basedOn w:val="Normal"/>
    <w:next w:val="Normal"/>
    <w:link w:val="Regbest4Tegn"/>
    <w:autoRedefine/>
    <w:uiPriority w:val="4"/>
    <w:qFormat/>
    <w:rsid w:val="00F97359"/>
    <w:pPr>
      <w:keepNext/>
      <w:numPr>
        <w:ilvl w:val="5"/>
        <w:numId w:val="2"/>
      </w:numPr>
      <w:spacing w:before="240" w:after="0"/>
      <w:contextualSpacing/>
      <w:outlineLvl w:val="8"/>
    </w:pPr>
    <w:rPr>
      <w:rFonts w:ascii="Oslo Sans Medium" w:hAnsi="Oslo Sans Medium"/>
      <w:b/>
      <w:i/>
    </w:rPr>
  </w:style>
  <w:style w:type="paragraph" w:styleId="Caption">
    <w:name w:val="caption"/>
    <w:basedOn w:val="Normal"/>
    <w:next w:val="Normal"/>
    <w:uiPriority w:val="35"/>
    <w:semiHidden/>
    <w:qFormat/>
    <w:rsid w:val="00EF0471"/>
    <w:pPr>
      <w:spacing w:after="200" w:line="240" w:lineRule="auto"/>
    </w:pPr>
    <w:rPr>
      <w:i/>
      <w:iCs/>
      <w:color w:val="2A2859" w:themeColor="text2"/>
      <w:szCs w:val="18"/>
    </w:rPr>
  </w:style>
  <w:style w:type="paragraph" w:customStyle="1" w:styleId="Regbest5">
    <w:name w:val="Reg.best 5"/>
    <w:basedOn w:val="Normal"/>
    <w:next w:val="Normal"/>
    <w:link w:val="Regbest5Tegn"/>
    <w:autoRedefine/>
    <w:uiPriority w:val="4"/>
    <w:qFormat/>
    <w:rsid w:val="00F97359"/>
    <w:pPr>
      <w:keepNext/>
      <w:numPr>
        <w:ilvl w:val="6"/>
        <w:numId w:val="2"/>
      </w:numPr>
      <w:spacing w:before="240" w:after="0" w:line="240" w:lineRule="auto"/>
      <w:contextualSpacing/>
      <w:outlineLvl w:val="8"/>
    </w:pPr>
    <w:rPr>
      <w:rFonts w:ascii="Oslo Sans Medium" w:hAnsi="Oslo Sans Medium"/>
      <w:iCs/>
    </w:rPr>
  </w:style>
  <w:style w:type="character" w:customStyle="1" w:styleId="Regbest5Tegn">
    <w:name w:val="Reg.best 5 Tegn"/>
    <w:basedOn w:val="DefaultParagraphFont"/>
    <w:link w:val="Regbest5"/>
    <w:uiPriority w:val="4"/>
    <w:rsid w:val="00F97359"/>
    <w:rPr>
      <w:rFonts w:ascii="Oslo Sans Medium" w:hAnsi="Oslo Sans Medium"/>
      <w:iCs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72D2A"/>
    <w:rPr>
      <w:rFonts w:asciiTheme="minorHAnsi" w:eastAsiaTheme="minorHAnsi" w:hAnsiTheme="minorHAnsi" w:cstheme="minorBidi"/>
      <w:sz w:val="24"/>
      <w:szCs w:val="22"/>
      <w:lang w:eastAsia="en-US"/>
    </w:rPr>
  </w:style>
  <w:style w:type="table" w:customStyle="1" w:styleId="Creunaenkel">
    <w:name w:val="Creuna enkel"/>
    <w:basedOn w:val="TableNormal"/>
    <w:uiPriority w:val="99"/>
    <w:rsid w:val="00EF0471"/>
    <w:rPr>
      <w:rFonts w:asciiTheme="minorHAnsi" w:eastAsiaTheme="minorHAnsi" w:hAnsiTheme="minorHAnsi" w:cstheme="minorBidi"/>
      <w:color w:val="030303"/>
      <w:szCs w:val="21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auto"/>
      <w:tcMar>
        <w:top w:w="57" w:type="dxa"/>
        <w:bottom w:w="57" w:type="dxa"/>
      </w:tcMar>
    </w:tcPr>
    <w:tblStylePr w:type="firstRow">
      <w:rPr>
        <w:rFonts w:asciiTheme="majorHAnsi" w:hAnsiTheme="majorHAnsi"/>
        <w:color w:val="FFFFFF"/>
        <w:sz w:val="2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  <w:style w:type="paragraph" w:customStyle="1" w:styleId="Kopiogvedlegg">
    <w:name w:val="Kopi og vedlegg"/>
    <w:basedOn w:val="Normal"/>
    <w:semiHidden/>
    <w:rsid w:val="00EF0471"/>
    <w:pPr>
      <w:spacing w:after="0"/>
    </w:pPr>
    <w:rPr>
      <w:sz w:val="16"/>
    </w:rPr>
  </w:style>
  <w:style w:type="paragraph" w:styleId="ListParagraph">
    <w:name w:val="List Paragraph"/>
    <w:basedOn w:val="Normal"/>
    <w:uiPriority w:val="34"/>
    <w:qFormat/>
    <w:rsid w:val="00EF0471"/>
    <w:pPr>
      <w:ind w:left="720"/>
      <w:contextualSpacing/>
    </w:pPr>
  </w:style>
  <w:style w:type="character" w:styleId="Strong">
    <w:name w:val="Strong"/>
    <w:basedOn w:val="DefaultParagraphFont"/>
    <w:uiPriority w:val="22"/>
    <w:semiHidden/>
    <w:qFormat/>
    <w:rsid w:val="00EF0471"/>
    <w:rPr>
      <w:rFonts w:asciiTheme="minorHAnsi" w:hAnsiTheme="minorHAnsi"/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F0471"/>
    <w:pPr>
      <w:numPr>
        <w:ilvl w:val="1"/>
      </w:numPr>
    </w:pPr>
    <w:rPr>
      <w:rFonts w:ascii="Oslo Sans Medium" w:eastAsiaTheme="minorEastAsia" w:hAnsi="Oslo Sans Medium"/>
      <w:bCs/>
      <w:caps/>
      <w:color w:val="000000" w:themeColor="text1"/>
      <w:sz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F53A7"/>
    <w:rPr>
      <w:rFonts w:ascii="Oslo Sans Medium" w:eastAsiaTheme="minorEastAsia" w:hAnsi="Oslo Sans Medium" w:cstheme="minorBidi"/>
      <w:bCs/>
      <w:caps/>
      <w:color w:val="000000" w:themeColor="text1"/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EF0471"/>
    <w:pPr>
      <w:spacing w:before="280" w:line="240" w:lineRule="auto"/>
      <w:contextualSpacing/>
    </w:pPr>
    <w:rPr>
      <w:rFonts w:ascii="Oslo Sans Medium" w:eastAsiaTheme="majorEastAsia" w:hAnsi="Oslo Sans Medium" w:cstheme="majorBidi"/>
      <w:color w:val="2A2859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F53A7"/>
    <w:rPr>
      <w:rFonts w:ascii="Oslo Sans Medium" w:eastAsiaTheme="majorEastAsia" w:hAnsi="Oslo Sans Medium" w:cstheme="majorBidi"/>
      <w:color w:val="2A2859" w:themeColor="text2"/>
      <w:spacing w:val="-10"/>
      <w:kern w:val="28"/>
      <w:sz w:val="40"/>
      <w:szCs w:val="56"/>
      <w:lang w:eastAsia="en-US"/>
    </w:rPr>
  </w:style>
  <w:style w:type="paragraph" w:styleId="TOC4">
    <w:name w:val="toc 4"/>
    <w:basedOn w:val="Normal"/>
    <w:next w:val="Normal"/>
    <w:autoRedefine/>
    <w:uiPriority w:val="39"/>
    <w:semiHidden/>
    <w:rsid w:val="00EF0471"/>
    <w:pPr>
      <w:tabs>
        <w:tab w:val="left" w:pos="1134"/>
        <w:tab w:val="right" w:leader="dot" w:pos="9260"/>
      </w:tabs>
      <w:spacing w:after="100"/>
    </w:pPr>
  </w:style>
  <w:style w:type="table" w:customStyle="1" w:styleId="Tabellrutenett1">
    <w:name w:val="Tabellrutenett1"/>
    <w:basedOn w:val="TableNormal"/>
    <w:uiPriority w:val="39"/>
    <w:rsid w:val="003B1D3C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BEUoff">
    <w:name w:val="PBE_Uoff"/>
    <w:basedOn w:val="PBEHeading"/>
    <w:uiPriority w:val="4"/>
    <w:semiHidden/>
    <w:qFormat/>
    <w:rsid w:val="00ED3DA5"/>
    <w:rPr>
      <w:rFonts w:asciiTheme="minorHAnsi" w:hAnsiTheme="minorHAnsi"/>
      <w:b/>
      <w:color w:val="2A2859" w:themeColor="text2"/>
      <w:sz w:val="22"/>
    </w:rPr>
  </w:style>
  <w:style w:type="character" w:customStyle="1" w:styleId="Regbest4Tegn">
    <w:name w:val="Reg.best 4 Tegn"/>
    <w:basedOn w:val="DefaultParagraphFont"/>
    <w:link w:val="Regbest4"/>
    <w:uiPriority w:val="4"/>
    <w:rsid w:val="00E821A1"/>
    <w:rPr>
      <w:rFonts w:ascii="Oslo Sans Medium" w:hAnsi="Oslo Sans Medium"/>
      <w:b/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0A4E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0A4EAD"/>
    <w:rPr>
      <w:color w:val="0000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0619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80619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80619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D78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D787D"/>
    <w:rPr>
      <w:b/>
      <w:bCs/>
    </w:rPr>
  </w:style>
  <w:style w:type="paragraph" w:styleId="Revision">
    <w:name w:val="Revision"/>
    <w:hidden/>
    <w:uiPriority w:val="99"/>
    <w:semiHidden/>
    <w:rsid w:val="000E0F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ler\arbeidsgruppe\kvalitet\Mal%20til%20standardtekst%20-%20saksfremstilling.dotx" TargetMode="External"/></Relationships>
</file>

<file path=word/theme/theme1.xml><?xml version="1.0" encoding="utf-8"?>
<a:theme xmlns:a="http://schemas.openxmlformats.org/drawingml/2006/main" name="Office-tema">
  <a:themeElements>
    <a:clrScheme name="Oslo Kommune">
      <a:dk1>
        <a:srgbClr val="000000"/>
      </a:dk1>
      <a:lt1>
        <a:srgbClr val="FFFFFF"/>
      </a:lt1>
      <a:dk2>
        <a:srgbClr val="2A2859"/>
      </a:dk2>
      <a:lt2>
        <a:srgbClr val="F8F0DD"/>
      </a:lt2>
      <a:accent1>
        <a:srgbClr val="034B45"/>
      </a:accent1>
      <a:accent2>
        <a:srgbClr val="4EF8B6"/>
      </a:accent2>
      <a:accent3>
        <a:srgbClr val="C7F6C9"/>
      </a:accent3>
      <a:accent4>
        <a:srgbClr val="6FE9FF"/>
      </a:accent4>
      <a:accent5>
        <a:srgbClr val="FF8274"/>
      </a:accent5>
      <a:accent6>
        <a:srgbClr val="F9C66B"/>
      </a:accent6>
      <a:hlink>
        <a:srgbClr val="000000"/>
      </a:hlink>
      <a:folHlink>
        <a:srgbClr val="000000"/>
      </a:folHlink>
    </a:clrScheme>
    <a:fontScheme name="Oslo">
      <a:majorFont>
        <a:latin typeface="Oslo Sans"/>
        <a:ea typeface=""/>
        <a:cs typeface=""/>
      </a:majorFont>
      <a:minorFont>
        <a:latin typeface="Osl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F672320519CA4294B049EA0994DE14" ma:contentTypeVersion="14" ma:contentTypeDescription="Opprett et nytt dokument." ma:contentTypeScope="" ma:versionID="99b0a1d6661340bf82e910a16f52d134">
  <xsd:schema xmlns:xsd="http://www.w3.org/2001/XMLSchema" xmlns:xs="http://www.w3.org/2001/XMLSchema" xmlns:p="http://schemas.microsoft.com/office/2006/metadata/properties" xmlns:ns2="d35daa6e-6818-493a-a750-cad44c2d7e82" xmlns:ns3="37d9e6bf-2610-4c46-a5ee-9b10e72f838c" targetNamespace="http://schemas.microsoft.com/office/2006/metadata/properties" ma:root="true" ma:fieldsID="5a00517a5a5ba2fe85c64391d6edf67b" ns2:_="" ns3:_="">
    <xsd:import namespace="d35daa6e-6818-493a-a750-cad44c2d7e82"/>
    <xsd:import namespace="37d9e6bf-2610-4c46-a5ee-9b10e72f83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daa6e-6818-493a-a750-cad44c2d7e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830861-51e8-47c7-8714-97fe039e89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9e6bf-2610-4c46-a5ee-9b10e72f838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ef273a-3376-419e-bd71-9f57e6518f49}" ma:internalName="TaxCatchAll" ma:showField="CatchAllData" ma:web="37d9e6bf-2610-4c46-a5ee-9b10e72f83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5daa6e-6818-493a-a750-cad44c2d7e82">
      <Terms xmlns="http://schemas.microsoft.com/office/infopath/2007/PartnerControls"/>
    </lcf76f155ced4ddcb4097134ff3c332f>
    <TaxCatchAll xmlns="37d9e6bf-2610-4c46-a5ee-9b10e72f8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40E001-6486-4D8E-AF42-80148DFE8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5daa6e-6818-493a-a750-cad44c2d7e82"/>
    <ds:schemaRef ds:uri="37d9e6bf-2610-4c46-a5ee-9b10e72f8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FC8239-BEE1-429C-BA4F-0254F0F3E539}">
  <ds:schemaRefs>
    <ds:schemaRef ds:uri="http://schemas.microsoft.com/office/2006/metadata/properties"/>
    <ds:schemaRef ds:uri="http://schemas.microsoft.com/office/infopath/2007/PartnerControls"/>
    <ds:schemaRef ds:uri="d35daa6e-6818-493a-a750-cad44c2d7e82"/>
    <ds:schemaRef ds:uri="37d9e6bf-2610-4c46-a5ee-9b10e72f838c"/>
  </ds:schemaRefs>
</ds:datastoreItem>
</file>

<file path=customXml/itemProps3.xml><?xml version="1.0" encoding="utf-8"?>
<ds:datastoreItem xmlns:ds="http://schemas.openxmlformats.org/officeDocument/2006/customXml" ds:itemID="{8F24D09C-8C77-417A-B119-3E078776E5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71F9F7-24F0-FF4D-80F1-053FEC820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Mal til standardtekst - saksfremstilling.dotx</Template>
  <TotalTime>0</TotalTime>
  <Pages>1</Pages>
  <Words>2770</Words>
  <Characters>15789</Characters>
  <Application>Microsoft Office Word</Application>
  <DocSecurity>4</DocSecurity>
  <Lines>131</Lines>
  <Paragraphs>37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2025-11-20T00:35:00Z</dcterms:created>
  <dcterms:modified xsi:type="dcterms:W3CDTF">2025-12-01T14:11:00Z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0x010100BCF672320519CA4294B049EA0994DE14</vt:lpwstr>
  </property>
  <property fmtid="{D5CDD505-2E9C-101B-9397-08002B2CF9AE}" pid="3" name="MediaServiceImageTags">
    <vt:lpwstr/>
  </property>
  <property fmtid="{D5CDD505-2E9C-101B-9397-08002B2CF9AE}" pid="4" name="docLang">
    <vt:lpwstr>nb</vt:lpwstr>
  </property>
</Properties>
</file>